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firstLine="720"/>
        <w:jc w:val="both"/>
        <w:rPr>
          <w:rFonts w:ascii="Oswald" w:cs="Oswald" w:eastAsia="Oswald" w:hAnsi="Oswald"/>
          <w:color w:val="666666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color w:val="666666"/>
          <w:sz w:val="28"/>
          <w:szCs w:val="28"/>
          <w:rtl w:val="0"/>
        </w:rPr>
        <w:t xml:space="preserve"> Minutes of Meeting</w:t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Oswald" w:cs="Oswald" w:eastAsia="Oswald" w:hAnsi="Oswald"/>
          <w:color w:val="666666"/>
          <w:sz w:val="72"/>
          <w:szCs w:val="72"/>
        </w:rPr>
      </w:pPr>
      <w:bookmarkStart w:colFirst="0" w:colLast="0" w:name="_lntg56ljm653" w:id="0"/>
      <w:bookmarkEnd w:id="0"/>
      <w:r w:rsidDel="00000000" w:rsidR="00000000" w:rsidRPr="00000000">
        <w:rPr>
          <w:rtl w:val="0"/>
        </w:rPr>
        <w:t xml:space="preserve">Kelompok 2 - </w:t>
      </w:r>
      <w:r w:rsidDel="00000000" w:rsidR="00000000" w:rsidRPr="00000000">
        <w:rPr>
          <w:color w:val="666666"/>
          <w:rtl w:val="0"/>
        </w:rPr>
        <w:t xml:space="preserve">09/10/2024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60" w:lineRule="auto"/>
        <w:jc w:val="both"/>
        <w:rPr>
          <w:rFonts w:ascii="Source Code Pro" w:cs="Source Code Pro" w:eastAsia="Source Code Pro" w:hAnsi="Source Code Pro"/>
          <w:color w:val="424242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color w:val="424242"/>
          <w:sz w:val="20"/>
          <w:szCs w:val="20"/>
        </w:rPr>
        <w:drawing>
          <wp:inline distB="114300" distT="114300" distL="114300" distR="114300">
            <wp:extent cx="5943600" cy="50800"/>
            <wp:effectExtent b="0" l="0" r="0" t="0"/>
            <wp:docPr descr="garis horizontal" id="3" name="image1.png"/>
            <a:graphic>
              <a:graphicData uri="http://schemas.openxmlformats.org/drawingml/2006/picture">
                <pic:pic>
                  <pic:nvPicPr>
                    <pic:cNvPr descr="garis horizontal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jc w:val="both"/>
        <w:rPr>
          <w:rFonts w:ascii="Source Code Pro" w:cs="Source Code Pro" w:eastAsia="Source Code Pro" w:hAnsi="Source Code Pro"/>
          <w:i w:val="0"/>
          <w:color w:val="e31c60"/>
          <w:sz w:val="22"/>
          <w:szCs w:val="22"/>
        </w:rPr>
      </w:pPr>
      <w:bookmarkStart w:colFirst="0" w:colLast="0" w:name="_4bu4z72jz2rz" w:id="1"/>
      <w:bookmarkEnd w:id="1"/>
      <w:r w:rsidDel="00000000" w:rsidR="00000000" w:rsidRPr="00000000">
        <w:rPr>
          <w:sz w:val="22"/>
          <w:szCs w:val="22"/>
          <w:rtl w:val="0"/>
        </w:rPr>
        <w:t xml:space="preserve">09 OKTOBER 2024 / 16.30 WIB / Google Meet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40" w:lineRule="auto"/>
        <w:jc w:val="both"/>
        <w:rPr>
          <w:rFonts w:ascii="Oswald" w:cs="Oswald" w:eastAsia="Oswald" w:hAnsi="Oswald"/>
          <w:color w:val="424242"/>
          <w:sz w:val="28"/>
          <w:szCs w:val="28"/>
        </w:rPr>
      </w:pPr>
      <w:bookmarkStart w:colFirst="0" w:colLast="0" w:name="_lhm2jbzd1g6i" w:id="2"/>
      <w:bookmarkEnd w:id="2"/>
      <w:r w:rsidDel="00000000" w:rsidR="00000000" w:rsidRPr="00000000">
        <w:rPr>
          <w:rtl w:val="0"/>
        </w:rPr>
        <w:t xml:space="preserve">PESERTA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Sri Rahayu NIM 23565013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M. Iqbal Ramadhan NIM 22576004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Edu Paul Matanari NIM 23565006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Ari Purnomo Aji Wibowo NIM 23565002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Miftahudin Rifki NIM 19563003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Mohamad Cholid Saefullah NIM 23577020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Miguellino Delfiero Leon NIM 20562002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Nia Rahmawati NIM 24565003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40" w:lineRule="auto"/>
        <w:jc w:val="both"/>
        <w:rPr>
          <w:rFonts w:ascii="Oswald" w:cs="Oswald" w:eastAsia="Oswald" w:hAnsi="Oswald"/>
          <w:color w:val="424242"/>
        </w:rPr>
      </w:pPr>
      <w:bookmarkStart w:colFirst="0" w:colLast="0" w:name="_kwsyc5wl8bzd" w:id="3"/>
      <w:bookmarkEnd w:id="3"/>
      <w:r w:rsidDel="00000000" w:rsidR="00000000" w:rsidRPr="00000000">
        <w:rPr>
          <w:rtl w:val="0"/>
        </w:rPr>
        <w:t xml:space="preserve">AGENDA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jc w:val="both"/>
        <w:rPr>
          <w:rFonts w:ascii="Source Code Pro" w:cs="Source Code Pro" w:eastAsia="Source Code Pro" w:hAnsi="Source Code Pro"/>
          <w:color w:val="e31c60"/>
          <w:sz w:val="22"/>
          <w:szCs w:val="22"/>
        </w:rPr>
      </w:pPr>
      <w:bookmarkStart w:colFirst="0" w:colLast="0" w:name="_5qakb2re2vwk" w:id="4"/>
      <w:bookmarkEnd w:id="4"/>
      <w:r w:rsidDel="00000000" w:rsidR="00000000" w:rsidRPr="00000000">
        <w:rPr>
          <w:sz w:val="22"/>
          <w:szCs w:val="22"/>
          <w:rtl w:val="0"/>
        </w:rPr>
        <w:t xml:space="preserve">Pembahasan judul untuk tugas Manajemen Proyek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60" w:lineRule="auto"/>
        <w:ind w:left="720" w:hanging="360"/>
        <w:jc w:val="both"/>
        <w:rPr>
          <w:rFonts w:ascii="Source Code Pro" w:cs="Source Code Pro" w:eastAsia="Source Code Pro" w:hAnsi="Source Code Pro"/>
          <w:color w:val="424242"/>
          <w:sz w:val="20"/>
          <w:szCs w:val="20"/>
          <w:rPrChange w:author="NIA RAHMAWATI" w:id="0" w:date="2024-11-22T09:58:13Z">
            <w:rPr>
              <w:rFonts w:ascii="Source Code Pro" w:cs="Source Code Pro" w:eastAsia="Source Code Pro" w:hAnsi="Source Code Pro"/>
              <w:color w:val="424242"/>
              <w:sz w:val="20"/>
              <w:szCs w:val="20"/>
            </w:rPr>
          </w:rPrChange>
        </w:rPr>
        <w:pPrChange w:author="NIA RAHMAWATI" w:id="0" w:date="2024-11-22T09:58:13Z">
          <w:pPr>
            <w:pageBreakBefore w:val="0"/>
            <w:numPr>
              <w:ilvl w:val="0"/>
              <w:numId w:val="2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200" w:line="360" w:lineRule="auto"/>
            <w:ind w:left="720" w:hanging="360"/>
            <w:jc w:val="both"/>
          </w:pPr>
        </w:pPrChange>
      </w:pPr>
      <w:r w:rsidDel="00000000" w:rsidR="00000000" w:rsidRPr="00000000">
        <w:rPr>
          <w:rFonts w:ascii="Source Code Pro" w:cs="Source Code Pro" w:eastAsia="Source Code Pro" w:hAnsi="Source Code Pro"/>
          <w:color w:val="424242"/>
          <w:sz w:val="20"/>
          <w:szCs w:val="20"/>
          <w:rtl w:val="0"/>
        </w:rPr>
        <w:t xml:space="preserve">Penyampaian id</w:t>
      </w:r>
      <w:r w:rsidDel="00000000" w:rsidR="00000000" w:rsidRPr="00000000">
        <w:rPr>
          <w:rtl w:val="0"/>
        </w:rPr>
        <w:t xml:space="preserve">e/gagasan topik dari setiap anggota kelompok terkait judul tugas Manajemen Proyek.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60" w:lineRule="auto"/>
        <w:ind w:left="720" w:hanging="360"/>
        <w:jc w:val="both"/>
        <w:rPr>
          <w:u w:val="none"/>
          <w:rPrChange w:author="NIA RAHMAWATI" w:id="0" w:date="2024-11-22T09:58:13Z">
            <w:rPr>
              <w:u w:val="none"/>
            </w:rPr>
          </w:rPrChange>
        </w:rPr>
        <w:pPrChange w:author="NIA RAHMAWATI" w:id="0" w:date="2024-11-22T09:58:13Z">
          <w:pPr>
            <w:pageBreakBefore w:val="0"/>
            <w:numPr>
              <w:ilvl w:val="0"/>
              <w:numId w:val="2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200" w:line="360" w:lineRule="auto"/>
            <w:ind w:left="720" w:hanging="360"/>
            <w:jc w:val="both"/>
          </w:pPr>
        </w:pPrChange>
      </w:pPr>
      <w:r w:rsidDel="00000000" w:rsidR="00000000" w:rsidRPr="00000000">
        <w:rPr>
          <w:rtl w:val="0"/>
        </w:rPr>
        <w:t xml:space="preserve">Menyepakati ide/gagasan topik yang akan diambil sebagai judul tugas Manajemen Proyek</w:t>
      </w:r>
    </w:p>
    <w:p w:rsidR="00000000" w:rsidDel="00000000" w:rsidP="00000000" w:rsidRDefault="00000000" w:rsidRPr="00000000" w14:paraId="00000012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40" w:lineRule="auto"/>
        <w:jc w:val="both"/>
        <w:rPr>
          <w:rFonts w:ascii="Oswald" w:cs="Oswald" w:eastAsia="Oswald" w:hAnsi="Oswald"/>
          <w:color w:val="424242"/>
          <w:sz w:val="28"/>
          <w:szCs w:val="28"/>
        </w:rPr>
      </w:pPr>
      <w:bookmarkStart w:colFirst="0" w:colLast="0" w:name="_rlsx4o5b4mpo" w:id="5"/>
      <w:bookmarkEnd w:id="5"/>
      <w:r w:rsidDel="00000000" w:rsidR="00000000" w:rsidRPr="00000000">
        <w:rPr>
          <w:rtl w:val="0"/>
        </w:rPr>
        <w:t xml:space="preserve">NOTULENSI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60" w:lineRule="auto"/>
        <w:ind w:left="720" w:hanging="360"/>
        <w:jc w:val="both"/>
        <w:rPr>
          <w:rFonts w:ascii="Source Code Pro" w:cs="Source Code Pro" w:eastAsia="Source Code Pro" w:hAnsi="Source Code Pro"/>
          <w:color w:val="424242"/>
          <w:sz w:val="20"/>
          <w:szCs w:val="20"/>
          <w:rPrChange w:author="NIA RAHMAWATI" w:id="0" w:date="2024-11-22T09:58:13Z">
            <w:rPr>
              <w:rFonts w:ascii="Source Code Pro" w:cs="Source Code Pro" w:eastAsia="Source Code Pro" w:hAnsi="Source Code Pro"/>
              <w:color w:val="424242"/>
              <w:sz w:val="20"/>
              <w:szCs w:val="20"/>
            </w:rPr>
          </w:rPrChange>
        </w:rPr>
        <w:pPrChange w:author="NIA RAHMAWATI" w:id="0" w:date="2024-11-22T09:58:13Z">
          <w:pPr>
            <w:pageBreakBefore w:val="0"/>
            <w:numPr>
              <w:ilvl w:val="0"/>
              <w:numId w:val="2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200" w:line="360" w:lineRule="auto"/>
            <w:ind w:left="720" w:hanging="360"/>
            <w:jc w:val="both"/>
          </w:pPr>
        </w:pPrChange>
      </w:pPr>
      <w:r w:rsidDel="00000000" w:rsidR="00000000" w:rsidRPr="00000000">
        <w:rPr>
          <w:rtl w:val="0"/>
        </w:rPr>
        <w:t xml:space="preserve">Berdasarkan hasil diskusi di google meet, terdapat 2 (dua) kandidat judul proyek yang akan diambil oleh Kelompok 2 yaitu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Sistem Informasi Jasa Event Organizer untuk Live Streaming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Sistem Informasi E-Office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60" w:lineRule="auto"/>
        <w:ind w:left="720" w:hanging="360"/>
        <w:jc w:val="both"/>
        <w:rPr>
          <w:rFonts w:ascii="Source Code Pro" w:cs="Source Code Pro" w:eastAsia="Source Code Pro" w:hAnsi="Source Code Pro"/>
          <w:color w:val="424242"/>
          <w:sz w:val="20"/>
          <w:szCs w:val="20"/>
        </w:rPr>
      </w:pPr>
      <w:r w:rsidDel="00000000" w:rsidR="00000000" w:rsidRPr="00000000">
        <w:rPr>
          <w:rtl w:val="0"/>
        </w:rPr>
        <w:t xml:space="preserve">Gambaran awal Sistem Informasi Jasa Event Organizer untuk Live Streaming adalah suatu sistem informasi berbasis website yang menampilkan katalog paket </w:t>
      </w:r>
      <w:r w:rsidDel="00000000" w:rsidR="00000000" w:rsidRPr="00000000">
        <w:rPr>
          <w:i w:val="1"/>
          <w:rtl w:val="0"/>
        </w:rPr>
        <w:t xml:space="preserve">live streaming</w:t>
      </w:r>
      <w:r w:rsidDel="00000000" w:rsidR="00000000" w:rsidRPr="00000000">
        <w:rPr>
          <w:rtl w:val="0"/>
        </w:rPr>
        <w:t xml:space="preserve"> untuk </w:t>
      </w:r>
      <w:r w:rsidDel="00000000" w:rsidR="00000000" w:rsidRPr="00000000">
        <w:rPr>
          <w:i w:val="1"/>
          <w:rtl w:val="0"/>
        </w:rPr>
        <w:t xml:space="preserve">live event</w:t>
      </w:r>
      <w:r w:rsidDel="00000000" w:rsidR="00000000" w:rsidRPr="00000000">
        <w:rPr>
          <w:rtl w:val="0"/>
        </w:rPr>
        <w:t xml:space="preserve"> seperti seminar, conference, promosi, dan kegiatan lainnya.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60" w:lineRule="auto"/>
        <w:ind w:left="720" w:hanging="360"/>
        <w:jc w:val="both"/>
        <w:rPr>
          <w:rFonts w:ascii="Source Code Pro" w:cs="Source Code Pro" w:eastAsia="Source Code Pro" w:hAnsi="Source Code Pro"/>
          <w:color w:val="424242"/>
          <w:sz w:val="20"/>
          <w:szCs w:val="20"/>
          <w:rPrChange w:author="NIA RAHMAWATI" w:id="0" w:date="2024-11-22T09:58:13Z">
            <w:rPr>
              <w:rFonts w:ascii="Source Code Pro" w:cs="Source Code Pro" w:eastAsia="Source Code Pro" w:hAnsi="Source Code Pro"/>
              <w:color w:val="424242"/>
              <w:sz w:val="20"/>
              <w:szCs w:val="20"/>
            </w:rPr>
          </w:rPrChange>
        </w:rPr>
        <w:pPrChange w:author="NIA RAHMAWATI" w:id="0" w:date="2024-11-22T09:58:13Z">
          <w:pPr>
            <w:pageBreakBefore w:val="0"/>
            <w:numPr>
              <w:ilvl w:val="0"/>
              <w:numId w:val="2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200" w:line="360" w:lineRule="auto"/>
            <w:ind w:left="720" w:hanging="360"/>
            <w:jc w:val="both"/>
          </w:pPr>
        </w:pPrChange>
      </w:pPr>
      <w:r w:rsidDel="00000000" w:rsidR="00000000" w:rsidRPr="00000000">
        <w:rPr>
          <w:rtl w:val="0"/>
        </w:rPr>
        <w:t xml:space="preserve">Latar belakang pembuatan Sistem Informasi Jasa Event Organizer adalah berawal dari masa pandemi dimana diberlakukan pembatasan kegiatan fisik dan massal sehingga tidak dapat diselenggarakannya acara-acara offline. Pemenuhan kebutuhan kegiatan yang diikuti oleh banyak orang bergeser menjadi penyelenggaraan acara menggunakan metode online seperti zoom meeting, webinar. Setelah pandemi berlalu, kebutuhan untuk live steaming acara/kegiatan masih meningkat. Hal ini dikarenakan jangkauan peserta yang dapat mengikuti live streaming seperti seminar, conference lebih luas, tidak terpaku pada lokasi yang sama.Gambaran awal Sistem Informasi E-Office adalah suatu sistem informasi yang bertujuan untuk digitalisasi kegiatan perkantoran seperti pengelolaan surat keluar, surat masuk dan disposisi.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60" w:lineRule="auto"/>
        <w:ind w:left="720" w:hanging="360"/>
        <w:jc w:val="both"/>
        <w:rPr>
          <w:u w:val="none"/>
          <w:rPrChange w:author="NIA RAHMAWATI" w:id="0" w:date="2024-11-22T09:58:13Z">
            <w:rPr>
              <w:u w:val="none"/>
            </w:rPr>
          </w:rPrChange>
        </w:rPr>
        <w:pPrChange w:author="NIA RAHMAWATI" w:id="0" w:date="2024-11-22T09:58:13Z">
          <w:pPr>
            <w:pageBreakBefore w:val="0"/>
            <w:numPr>
              <w:ilvl w:val="0"/>
              <w:numId w:val="2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200" w:line="360" w:lineRule="auto"/>
            <w:ind w:left="720" w:hanging="360"/>
            <w:jc w:val="both"/>
          </w:pPr>
        </w:pPrChange>
      </w:pPr>
      <w:r w:rsidDel="00000000" w:rsidR="00000000" w:rsidRPr="00000000">
        <w:rPr>
          <w:rtl w:val="0"/>
        </w:rPr>
        <w:t xml:space="preserve">Berdasarkan hasil diskusi, disepakati bahwa kelompok 2 akan mengambil judul Sistem Informasi Jasa Event Organizer untuk Live Streaming.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40" w:lineRule="auto"/>
        <w:jc w:val="both"/>
        <w:rPr/>
      </w:pPr>
      <w:bookmarkStart w:colFirst="0" w:colLast="0" w:name="_3j0sgewi0301" w:id="6"/>
      <w:bookmarkEnd w:id="6"/>
      <w:r w:rsidDel="00000000" w:rsidR="00000000" w:rsidRPr="00000000">
        <w:rPr>
          <w:rtl w:val="0"/>
        </w:rPr>
        <w:t xml:space="preserve">AGENDA MEETING BERIKUTNYA</w:t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jc w:val="both"/>
        <w:rPr/>
      </w:pPr>
      <w:bookmarkStart w:colFirst="0" w:colLast="0" w:name="_h9vklgakk304" w:id="7"/>
      <w:bookmarkEnd w:id="7"/>
      <w:r w:rsidDel="00000000" w:rsidR="00000000" w:rsidRPr="00000000">
        <w:rPr>
          <w:sz w:val="22"/>
          <w:szCs w:val="22"/>
          <w:rtl w:val="0"/>
        </w:rPr>
        <w:t xml:space="preserve">Jadwal meeting berikutnya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425.19685039370086" w:firstLine="0"/>
        <w:rPr/>
      </w:pPr>
      <w:r w:rsidDel="00000000" w:rsidR="00000000" w:rsidRPr="00000000">
        <w:rPr>
          <w:rtl w:val="0"/>
        </w:rPr>
        <w:t xml:space="preserve">Direncanakan meeting berikutnya dilaksanakan pada tanggal 10 Oktober 2024 pukul 16.00 WIB.</w:t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jc w:val="both"/>
        <w:rPr/>
      </w:pPr>
      <w:bookmarkStart w:colFirst="0" w:colLast="0" w:name="_vbh95xq0n217" w:id="8"/>
      <w:bookmarkEnd w:id="8"/>
      <w:r w:rsidDel="00000000" w:rsidR="00000000" w:rsidRPr="00000000">
        <w:rPr>
          <w:sz w:val="22"/>
          <w:szCs w:val="22"/>
          <w:rtl w:val="0"/>
        </w:rPr>
        <w:t xml:space="preserve">Agenda meeting berikutnya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jc w:val="both"/>
        <w:rPr>
          <w:rFonts w:ascii="Source Code Pro" w:cs="Source Code Pro" w:eastAsia="Source Code Pro" w:hAnsi="Source Code Pro"/>
          <w:color w:val="424242"/>
          <w:sz w:val="20"/>
          <w:szCs w:val="20"/>
          <w:u w:val="none"/>
        </w:rPr>
      </w:pPr>
      <w:r w:rsidDel="00000000" w:rsidR="00000000" w:rsidRPr="00000000">
        <w:rPr>
          <w:rtl w:val="0"/>
        </w:rPr>
        <w:t xml:space="preserve">Pembahasan ruang lingkup/Scope Project.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Pembahasan Metodologi Pengembangan Project.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jc w:val="both"/>
        <w:rPr>
          <w:rFonts w:ascii="Source Code Pro" w:cs="Source Code Pro" w:eastAsia="Source Code Pro" w:hAnsi="Source Code Pro"/>
          <w:color w:val="424242"/>
          <w:sz w:val="20"/>
          <w:szCs w:val="20"/>
          <w:u w:val="none"/>
        </w:rPr>
      </w:pPr>
      <w:r w:rsidDel="00000000" w:rsidR="00000000" w:rsidRPr="00000000">
        <w:rPr>
          <w:rtl w:val="0"/>
        </w:rPr>
        <w:t xml:space="preserve">Pembahasan Team Project / Deployment SDM.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jc w:val="both"/>
        <w:rPr>
          <w:rFonts w:ascii="Source Code Pro" w:cs="Source Code Pro" w:eastAsia="Source Code Pro" w:hAnsi="Source Code Pro"/>
          <w:color w:val="424242"/>
          <w:sz w:val="20"/>
          <w:szCs w:val="20"/>
          <w:u w:val="none"/>
        </w:rPr>
      </w:pPr>
      <w:r w:rsidDel="00000000" w:rsidR="00000000" w:rsidRPr="00000000">
        <w:rPr>
          <w:rtl w:val="0"/>
        </w:rPr>
        <w:t xml:space="preserve">Pembahasan Timeline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jc w:val="both"/>
        <w:rPr/>
      </w:pPr>
      <w:bookmarkStart w:colFirst="0" w:colLast="0" w:name="_m3sgfzw323uo" w:id="9"/>
      <w:bookmarkEnd w:id="9"/>
      <w:r w:rsidDel="00000000" w:rsidR="00000000" w:rsidRPr="00000000">
        <w:rPr>
          <w:sz w:val="22"/>
          <w:szCs w:val="22"/>
          <w:rtl w:val="0"/>
        </w:rPr>
        <w:t xml:space="preserve">Dokumentasi Google Meet: 9 Oktober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0" w:line="240" w:lineRule="auto"/>
        <w:jc w:val="both"/>
        <w:rPr>
          <w:rFonts w:ascii="Oswald" w:cs="Oswald" w:eastAsia="Oswald" w:hAnsi="Oswald"/>
          <w:color w:val="666666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color w:val="666666"/>
          <w:sz w:val="28"/>
          <w:szCs w:val="28"/>
          <w:rtl w:val="0"/>
        </w:rPr>
        <w:t xml:space="preserve">Minutes of Meeting</w:t>
      </w:r>
    </w:p>
    <w:p w:rsidR="00000000" w:rsidDel="00000000" w:rsidP="00000000" w:rsidRDefault="00000000" w:rsidRPr="00000000" w14:paraId="00000026">
      <w:pPr>
        <w:pStyle w:val="Title"/>
        <w:keepNext w:val="0"/>
        <w:keepLines w:val="0"/>
        <w:jc w:val="both"/>
        <w:rPr>
          <w:color w:val="666666"/>
        </w:rPr>
      </w:pPr>
      <w:bookmarkStart w:colFirst="0" w:colLast="0" w:name="_omx8vwei0461" w:id="10"/>
      <w:bookmarkEnd w:id="10"/>
      <w:r w:rsidDel="00000000" w:rsidR="00000000" w:rsidRPr="00000000">
        <w:rPr>
          <w:rtl w:val="0"/>
        </w:rPr>
        <w:t xml:space="preserve">Kelompok 2 - </w:t>
      </w:r>
      <w:r w:rsidDel="00000000" w:rsidR="00000000" w:rsidRPr="00000000">
        <w:rPr>
          <w:color w:val="666666"/>
          <w:rtl w:val="0"/>
        </w:rPr>
        <w:t xml:space="preserve">10/10/2024</w:t>
      </w:r>
    </w:p>
    <w:p w:rsidR="00000000" w:rsidDel="00000000" w:rsidP="00000000" w:rsidRDefault="00000000" w:rsidRPr="00000000" w14:paraId="00000027">
      <w:pPr>
        <w:spacing w:before="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50800"/>
            <wp:effectExtent b="0" l="0" r="0" t="0"/>
            <wp:docPr descr="garis horizontal" id="11" name="image1.png"/>
            <a:graphic>
              <a:graphicData uri="http://schemas.openxmlformats.org/drawingml/2006/picture">
                <pic:pic>
                  <pic:nvPicPr>
                    <pic:cNvPr descr="garis horizontal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Subtitle"/>
        <w:keepNext w:val="0"/>
        <w:keepLines w:val="0"/>
        <w:jc w:val="both"/>
        <w:rPr>
          <w:sz w:val="22"/>
          <w:szCs w:val="22"/>
        </w:rPr>
      </w:pPr>
      <w:bookmarkStart w:colFirst="0" w:colLast="0" w:name="_ouxe1ed0hwg1" w:id="11"/>
      <w:bookmarkEnd w:id="11"/>
      <w:r w:rsidDel="00000000" w:rsidR="00000000" w:rsidRPr="00000000">
        <w:rPr>
          <w:sz w:val="22"/>
          <w:szCs w:val="22"/>
          <w:rtl w:val="0"/>
        </w:rPr>
        <w:t xml:space="preserve">10 OKTOBER 2024 / 16.00 WIB / Google Meet </w:t>
      </w:r>
    </w:p>
    <w:p w:rsidR="00000000" w:rsidDel="00000000" w:rsidP="00000000" w:rsidRDefault="00000000" w:rsidRPr="00000000" w14:paraId="00000029">
      <w:pPr>
        <w:pStyle w:val="Heading1"/>
        <w:keepNext w:val="0"/>
        <w:keepLines w:val="0"/>
        <w:jc w:val="both"/>
        <w:rPr/>
      </w:pPr>
      <w:bookmarkStart w:colFirst="0" w:colLast="0" w:name="_q7mvsxtus0kd" w:id="12"/>
      <w:bookmarkEnd w:id="12"/>
      <w:r w:rsidDel="00000000" w:rsidR="00000000" w:rsidRPr="00000000">
        <w:rPr>
          <w:rtl w:val="0"/>
        </w:rPr>
        <w:t xml:space="preserve">PESERTA</w:t>
      </w:r>
    </w:p>
    <w:p w:rsidR="00000000" w:rsidDel="00000000" w:rsidP="00000000" w:rsidRDefault="00000000" w:rsidRPr="00000000" w14:paraId="0000002A">
      <w:pPr>
        <w:numPr>
          <w:ilvl w:val="0"/>
          <w:numId w:val="11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Sri Rahayu NIM 235650M. </w:t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M. Iqbal Ramadhan NIM 22576004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Edu Paul Matanari NIM 23565006</w:t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Ari Purnomo Aji Wibowo NIM 23565002</w:t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Miftahudin Rifki NIM 19563003</w:t>
      </w:r>
    </w:p>
    <w:p w:rsidR="00000000" w:rsidDel="00000000" w:rsidP="00000000" w:rsidRDefault="00000000" w:rsidRPr="00000000" w14:paraId="0000002F">
      <w:pPr>
        <w:numPr>
          <w:ilvl w:val="0"/>
          <w:numId w:val="1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Mohamad Cholid Saefullah NIM 23577020</w:t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Miguellino Delfiero Leon NIM 20562002</w:t>
      </w:r>
    </w:p>
    <w:p w:rsidR="00000000" w:rsidDel="00000000" w:rsidP="00000000" w:rsidRDefault="00000000" w:rsidRPr="00000000" w14:paraId="00000031">
      <w:pPr>
        <w:numPr>
          <w:ilvl w:val="0"/>
          <w:numId w:val="11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Nia Rahmawati NIM 24565003</w:t>
      </w:r>
    </w:p>
    <w:p w:rsidR="00000000" w:rsidDel="00000000" w:rsidP="00000000" w:rsidRDefault="00000000" w:rsidRPr="00000000" w14:paraId="00000032">
      <w:pPr>
        <w:pStyle w:val="Heading1"/>
        <w:keepNext w:val="0"/>
        <w:keepLines w:val="0"/>
        <w:jc w:val="both"/>
        <w:rPr/>
      </w:pPr>
      <w:bookmarkStart w:colFirst="0" w:colLast="0" w:name="_xorsy23yks7o" w:id="13"/>
      <w:bookmarkEnd w:id="13"/>
      <w:r w:rsidDel="00000000" w:rsidR="00000000" w:rsidRPr="00000000">
        <w:rPr>
          <w:rtl w:val="0"/>
        </w:rPr>
        <w:t xml:space="preserve">AGENDA</w:t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jc w:val="both"/>
        <w:rPr>
          <w:sz w:val="22"/>
          <w:szCs w:val="22"/>
        </w:rPr>
      </w:pPr>
      <w:bookmarkStart w:colFirst="0" w:colLast="0" w:name="_t6uoz327pr8s" w:id="14"/>
      <w:bookmarkEnd w:id="14"/>
      <w:r w:rsidDel="00000000" w:rsidR="00000000" w:rsidRPr="00000000">
        <w:rPr>
          <w:sz w:val="22"/>
          <w:szCs w:val="22"/>
          <w:rtl w:val="0"/>
        </w:rPr>
        <w:t xml:space="preserve">Pembahasan scope project untuk tugas Manajemen Proyek</w:t>
      </w:r>
    </w:p>
    <w:p w:rsidR="00000000" w:rsidDel="00000000" w:rsidP="00000000" w:rsidRDefault="00000000" w:rsidRPr="00000000" w14:paraId="00000034">
      <w:pPr>
        <w:numPr>
          <w:ilvl w:val="0"/>
          <w:numId w:val="10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Pembahasan Ruang Lingkup/Scope Project.</w:t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Pembahasan Metodologi Pengembangan</w:t>
      </w:r>
    </w:p>
    <w:p w:rsidR="00000000" w:rsidDel="00000000" w:rsidP="00000000" w:rsidRDefault="00000000" w:rsidRPr="00000000" w14:paraId="00000036">
      <w:pPr>
        <w:numPr>
          <w:ilvl w:val="0"/>
          <w:numId w:val="10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Pembahasan Team Project.</w:t>
      </w:r>
    </w:p>
    <w:p w:rsidR="00000000" w:rsidDel="00000000" w:rsidP="00000000" w:rsidRDefault="00000000" w:rsidRPr="00000000" w14:paraId="00000037">
      <w:pPr>
        <w:numPr>
          <w:ilvl w:val="0"/>
          <w:numId w:val="10"/>
        </w:numPr>
        <w:spacing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Pembahasan Timeline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keepNext w:val="0"/>
        <w:keepLines w:val="0"/>
        <w:jc w:val="both"/>
        <w:rPr/>
      </w:pPr>
      <w:bookmarkStart w:colFirst="0" w:colLast="0" w:name="_xer5kufktbom" w:id="15"/>
      <w:bookmarkEnd w:id="15"/>
      <w:r w:rsidDel="00000000" w:rsidR="00000000" w:rsidRPr="00000000">
        <w:rPr>
          <w:rtl w:val="0"/>
        </w:rPr>
        <w:t xml:space="preserve">NOTULENSI</w:t>
      </w:r>
    </w:p>
    <w:p w:rsidR="00000000" w:rsidDel="00000000" w:rsidP="00000000" w:rsidRDefault="00000000" w:rsidRPr="00000000" w14:paraId="00000039">
      <w:pPr>
        <w:numPr>
          <w:ilvl w:val="0"/>
          <w:numId w:val="1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Berdasarkan hasil diskusi di google meet, disepakati bahwa Project ini adalah membangun sistem informasi Jasa Event Organizer untuk Live Streaming. Adapun Target Pengguna yaitu Instansi Pemerintah, Swasta dan Masyarakat.</w:t>
      </w:r>
    </w:p>
    <w:p w:rsidR="00000000" w:rsidDel="00000000" w:rsidP="00000000" w:rsidRDefault="00000000" w:rsidRPr="00000000" w14:paraId="0000003A">
      <w:pPr>
        <w:numPr>
          <w:ilvl w:val="0"/>
          <w:numId w:val="1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Pada sistem informasi yang akan menampilkan katalog-katalog atau paket-paket pilihan jasa event organizer untuk live streaming baik itu </w:t>
      </w:r>
      <w:r w:rsidDel="00000000" w:rsidR="00000000" w:rsidRPr="00000000">
        <w:rPr>
          <w:i w:val="1"/>
          <w:rtl w:val="0"/>
        </w:rPr>
        <w:t xml:space="preserve">include sound system</w:t>
      </w:r>
      <w:r w:rsidDel="00000000" w:rsidR="00000000" w:rsidRPr="00000000">
        <w:rPr>
          <w:rtl w:val="0"/>
        </w:rPr>
        <w:t xml:space="preserve"> atau </w:t>
      </w:r>
      <w:r w:rsidDel="00000000" w:rsidR="00000000" w:rsidRPr="00000000">
        <w:rPr>
          <w:i w:val="1"/>
          <w:rtl w:val="0"/>
        </w:rPr>
        <w:t xml:space="preserve">exclude sound system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B">
      <w:pPr>
        <w:numPr>
          <w:ilvl w:val="0"/>
          <w:numId w:val="1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Setiap user dapat melakukan </w:t>
      </w:r>
      <w:r w:rsidDel="00000000" w:rsidR="00000000" w:rsidRPr="00000000">
        <w:rPr>
          <w:i w:val="1"/>
          <w:rtl w:val="0"/>
        </w:rPr>
        <w:t xml:space="preserve">book appoinment</w:t>
      </w:r>
      <w:r w:rsidDel="00000000" w:rsidR="00000000" w:rsidRPr="00000000">
        <w:rPr>
          <w:rtl w:val="0"/>
        </w:rPr>
        <w:t xml:space="preserve"> dengan mengisi form pendaftaran/</w:t>
      </w:r>
      <w:r w:rsidDel="00000000" w:rsidR="00000000" w:rsidRPr="00000000">
        <w:rPr>
          <w:i w:val="1"/>
          <w:rtl w:val="0"/>
        </w:rPr>
        <w:t xml:space="preserve">request</w:t>
      </w:r>
      <w:r w:rsidDel="00000000" w:rsidR="00000000" w:rsidRPr="00000000">
        <w:rPr>
          <w:rtl w:val="0"/>
        </w:rPr>
        <w:t xml:space="preserve"> atas kebutuhan berupa paket-paket sesuai kebutuhan.</w:t>
      </w:r>
    </w:p>
    <w:p w:rsidR="00000000" w:rsidDel="00000000" w:rsidP="00000000" w:rsidRDefault="00000000" w:rsidRPr="00000000" w14:paraId="0000003C">
      <w:pPr>
        <w:numPr>
          <w:ilvl w:val="0"/>
          <w:numId w:val="1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Pada sistem informasi ini menampilkan monitoring kalender event/rekap jadwal pemesanan.</w:t>
      </w:r>
    </w:p>
    <w:p w:rsidR="00000000" w:rsidDel="00000000" w:rsidP="00000000" w:rsidRDefault="00000000" w:rsidRPr="00000000" w14:paraId="0000003D">
      <w:pPr>
        <w:numPr>
          <w:ilvl w:val="0"/>
          <w:numId w:val="17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Metode pengembangan Sistem Informasi ini dibangun menggunakan metodologi Waterfall, yang terdiri dari:</w:t>
      </w:r>
    </w:p>
    <w:p w:rsidR="00000000" w:rsidDel="00000000" w:rsidP="00000000" w:rsidRDefault="00000000" w:rsidRPr="00000000" w14:paraId="0000003E">
      <w:pPr>
        <w:numPr>
          <w:ilvl w:val="1"/>
          <w:numId w:val="1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Analisis Kebutuhan/User Requirement.</w:t>
      </w:r>
    </w:p>
    <w:p w:rsidR="00000000" w:rsidDel="00000000" w:rsidP="00000000" w:rsidRDefault="00000000" w:rsidRPr="00000000" w14:paraId="0000003F">
      <w:pPr>
        <w:numPr>
          <w:ilvl w:val="1"/>
          <w:numId w:val="1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Design System.</w:t>
      </w:r>
    </w:p>
    <w:p w:rsidR="00000000" w:rsidDel="00000000" w:rsidP="00000000" w:rsidRDefault="00000000" w:rsidRPr="00000000" w14:paraId="00000040">
      <w:pPr>
        <w:numPr>
          <w:ilvl w:val="1"/>
          <w:numId w:val="1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Development/Programming.</w:t>
      </w:r>
    </w:p>
    <w:p w:rsidR="00000000" w:rsidDel="00000000" w:rsidP="00000000" w:rsidRDefault="00000000" w:rsidRPr="00000000" w14:paraId="00000041">
      <w:pPr>
        <w:numPr>
          <w:ilvl w:val="1"/>
          <w:numId w:val="1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Testing/Pengujian.</w:t>
      </w:r>
    </w:p>
    <w:p w:rsidR="00000000" w:rsidDel="00000000" w:rsidP="00000000" w:rsidRDefault="00000000" w:rsidRPr="00000000" w14:paraId="00000042">
      <w:pPr>
        <w:numPr>
          <w:ilvl w:val="1"/>
          <w:numId w:val="17"/>
        </w:numPr>
        <w:spacing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Implementasi dan Pemeliharaan.</w:t>
      </w:r>
    </w:p>
    <w:p w:rsidR="00000000" w:rsidDel="00000000" w:rsidP="00000000" w:rsidRDefault="00000000" w:rsidRPr="00000000" w14:paraId="00000043">
      <w:pPr>
        <w:numPr>
          <w:ilvl w:val="0"/>
          <w:numId w:val="1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Terkait dengan Team Project/deployment SDM, kelompok 2 menyepakati Team Project/deployment SDM sebagai berikut:</w:t>
      </w:r>
    </w:p>
    <w:p w:rsidR="00000000" w:rsidDel="00000000" w:rsidP="00000000" w:rsidRDefault="00000000" w:rsidRPr="00000000" w14:paraId="00000044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586413" cy="22193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Sementara timeline pengerjaan proyek adalah sebagai berikut:</w:t>
      </w:r>
    </w:p>
    <w:p w:rsidR="00000000" w:rsidDel="00000000" w:rsidP="00000000" w:rsidRDefault="00000000" w:rsidRPr="00000000" w14:paraId="00000046">
      <w:pPr>
        <w:ind w:left="720" w:firstLine="0"/>
        <w:jc w:val="both"/>
        <w:rPr>
          <w:color w:val="e91d63"/>
        </w:rPr>
      </w:pPr>
      <w:r w:rsidDel="00000000" w:rsidR="00000000" w:rsidRPr="00000000">
        <w:rPr/>
        <w:drawing>
          <wp:inline distB="114300" distT="114300" distL="114300" distR="114300">
            <wp:extent cx="5905500" cy="2106612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106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keepNext w:val="0"/>
        <w:keepLines w:val="0"/>
        <w:jc w:val="both"/>
        <w:rPr/>
      </w:pPr>
      <w:bookmarkStart w:colFirst="0" w:colLast="0" w:name="_5wdvuh7u6m4p" w:id="16"/>
      <w:bookmarkEnd w:id="16"/>
      <w:r w:rsidDel="00000000" w:rsidR="00000000" w:rsidRPr="00000000">
        <w:rPr>
          <w:rtl w:val="0"/>
        </w:rPr>
        <w:t xml:space="preserve">AGENDA MEETING BERIKUTNYA</w:t>
      </w:r>
    </w:p>
    <w:p w:rsidR="00000000" w:rsidDel="00000000" w:rsidP="00000000" w:rsidRDefault="00000000" w:rsidRPr="00000000" w14:paraId="00000048">
      <w:pPr>
        <w:pStyle w:val="Heading2"/>
        <w:keepNext w:val="0"/>
        <w:keepLines w:val="0"/>
        <w:jc w:val="both"/>
        <w:rPr/>
      </w:pPr>
      <w:bookmarkStart w:colFirst="0" w:colLast="0" w:name="_dgprj4ggce6e" w:id="17"/>
      <w:bookmarkEnd w:id="17"/>
      <w:r w:rsidDel="00000000" w:rsidR="00000000" w:rsidRPr="00000000">
        <w:rPr>
          <w:sz w:val="22"/>
          <w:szCs w:val="22"/>
          <w:rtl w:val="0"/>
        </w:rPr>
        <w:t xml:space="preserve">Jadwal meeting berikutnya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425.19685039370086" w:firstLine="0"/>
        <w:rPr/>
      </w:pPr>
      <w:r w:rsidDel="00000000" w:rsidR="00000000" w:rsidRPr="00000000">
        <w:rPr>
          <w:rtl w:val="0"/>
        </w:rPr>
        <w:t xml:space="preserve">Direncanakan meeting berikutnya dilaksanakan pada tanggal 17 Oktober 2024 pukul 16.00 WIB.</w:t>
      </w:r>
    </w:p>
    <w:p w:rsidR="00000000" w:rsidDel="00000000" w:rsidP="00000000" w:rsidRDefault="00000000" w:rsidRPr="00000000" w14:paraId="0000004A">
      <w:pPr>
        <w:pStyle w:val="Heading2"/>
        <w:keepNext w:val="0"/>
        <w:keepLines w:val="0"/>
        <w:jc w:val="both"/>
        <w:rPr/>
      </w:pPr>
      <w:bookmarkStart w:colFirst="0" w:colLast="0" w:name="_z9n0oqihx7u0" w:id="18"/>
      <w:bookmarkEnd w:id="18"/>
      <w:r w:rsidDel="00000000" w:rsidR="00000000" w:rsidRPr="00000000">
        <w:rPr>
          <w:sz w:val="22"/>
          <w:szCs w:val="22"/>
          <w:rtl w:val="0"/>
        </w:rPr>
        <w:t xml:space="preserve">Agenda meeting berikutnya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Pembahasan mengenai User Interface, Database, Bahasa Pemrograman.</w:t>
      </w:r>
    </w:p>
    <w:p w:rsidR="00000000" w:rsidDel="00000000" w:rsidP="00000000" w:rsidRDefault="00000000" w:rsidRPr="00000000" w14:paraId="0000004C">
      <w:pPr>
        <w:numPr>
          <w:ilvl w:val="0"/>
          <w:numId w:val="8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Pembahasan Design UI dan Menu yang akan ditampilkan di Sistem</w:t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Pembahasan Aktor/User yang terlibat di Sistem</w:t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Pembahasan Gambaran Awal Flow Sistem </w:t>
      </w:r>
    </w:p>
    <w:p w:rsidR="00000000" w:rsidDel="00000000" w:rsidP="00000000" w:rsidRDefault="00000000" w:rsidRPr="00000000" w14:paraId="0000004F">
      <w:pPr>
        <w:pStyle w:val="Heading2"/>
        <w:keepNext w:val="0"/>
        <w:keepLines w:val="0"/>
        <w:jc w:val="both"/>
        <w:rPr/>
      </w:pPr>
      <w:bookmarkStart w:colFirst="0" w:colLast="0" w:name="_4qjzl9bc7kso" w:id="19"/>
      <w:bookmarkEnd w:id="19"/>
      <w:r w:rsidDel="00000000" w:rsidR="00000000" w:rsidRPr="00000000">
        <w:rPr>
          <w:rtl w:val="0"/>
        </w:rPr>
        <w:t xml:space="preserve">Dokumentasi Google meet: 10 Oktober 2024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73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before="0" w:line="240" w:lineRule="auto"/>
        <w:jc w:val="both"/>
        <w:rPr>
          <w:rFonts w:ascii="Oswald" w:cs="Oswald" w:eastAsia="Oswald" w:hAnsi="Oswald"/>
          <w:color w:val="666666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color w:val="666666"/>
          <w:sz w:val="28"/>
          <w:szCs w:val="28"/>
          <w:rtl w:val="0"/>
        </w:rPr>
        <w:t xml:space="preserve">Minutes of Meeting</w:t>
      </w:r>
    </w:p>
    <w:p w:rsidR="00000000" w:rsidDel="00000000" w:rsidP="00000000" w:rsidRDefault="00000000" w:rsidRPr="00000000" w14:paraId="00000053">
      <w:pPr>
        <w:pStyle w:val="Title"/>
        <w:keepNext w:val="0"/>
        <w:keepLines w:val="0"/>
        <w:jc w:val="both"/>
        <w:rPr>
          <w:color w:val="666666"/>
        </w:rPr>
      </w:pPr>
      <w:bookmarkStart w:colFirst="0" w:colLast="0" w:name="_i8cbn4f24r53" w:id="20"/>
      <w:bookmarkEnd w:id="20"/>
      <w:r w:rsidDel="00000000" w:rsidR="00000000" w:rsidRPr="00000000">
        <w:rPr>
          <w:rtl w:val="0"/>
        </w:rPr>
        <w:t xml:space="preserve">Kelompok 2 - </w:t>
      </w:r>
      <w:r w:rsidDel="00000000" w:rsidR="00000000" w:rsidRPr="00000000">
        <w:rPr>
          <w:color w:val="666666"/>
          <w:rtl w:val="0"/>
        </w:rPr>
        <w:t xml:space="preserve">17/10/2024</w:t>
      </w:r>
    </w:p>
    <w:p w:rsidR="00000000" w:rsidDel="00000000" w:rsidP="00000000" w:rsidRDefault="00000000" w:rsidRPr="00000000" w14:paraId="00000054">
      <w:pPr>
        <w:spacing w:before="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50800"/>
            <wp:effectExtent b="0" l="0" r="0" t="0"/>
            <wp:docPr descr="garis horizontal" id="9" name="image1.png"/>
            <a:graphic>
              <a:graphicData uri="http://schemas.openxmlformats.org/drawingml/2006/picture">
                <pic:pic>
                  <pic:nvPicPr>
                    <pic:cNvPr descr="garis horizontal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Subtitle"/>
        <w:keepNext w:val="0"/>
        <w:keepLines w:val="0"/>
        <w:jc w:val="both"/>
        <w:rPr>
          <w:sz w:val="22"/>
          <w:szCs w:val="22"/>
        </w:rPr>
      </w:pPr>
      <w:bookmarkStart w:colFirst="0" w:colLast="0" w:name="_vfaz7nbi5r5j" w:id="21"/>
      <w:bookmarkEnd w:id="21"/>
      <w:r w:rsidDel="00000000" w:rsidR="00000000" w:rsidRPr="00000000">
        <w:rPr>
          <w:sz w:val="22"/>
          <w:szCs w:val="22"/>
          <w:rtl w:val="0"/>
        </w:rPr>
        <w:t xml:space="preserve">17 OKTOBER 2024 / 16.30 WIB / Google Meet </w:t>
      </w:r>
    </w:p>
    <w:p w:rsidR="00000000" w:rsidDel="00000000" w:rsidP="00000000" w:rsidRDefault="00000000" w:rsidRPr="00000000" w14:paraId="00000056">
      <w:pPr>
        <w:pStyle w:val="Heading1"/>
        <w:keepNext w:val="0"/>
        <w:keepLines w:val="0"/>
        <w:jc w:val="both"/>
        <w:rPr/>
      </w:pPr>
      <w:bookmarkStart w:colFirst="0" w:colLast="0" w:name="_irr27t1591o8" w:id="22"/>
      <w:bookmarkEnd w:id="22"/>
      <w:r w:rsidDel="00000000" w:rsidR="00000000" w:rsidRPr="00000000">
        <w:rPr>
          <w:rtl w:val="0"/>
        </w:rPr>
        <w:t xml:space="preserve">PESERTA</w:t>
      </w:r>
    </w:p>
    <w:p w:rsidR="00000000" w:rsidDel="00000000" w:rsidP="00000000" w:rsidRDefault="00000000" w:rsidRPr="00000000" w14:paraId="00000057">
      <w:pPr>
        <w:numPr>
          <w:ilvl w:val="0"/>
          <w:numId w:val="9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Sri Rahayu NIM 23565013</w:t>
      </w:r>
    </w:p>
    <w:p w:rsidR="00000000" w:rsidDel="00000000" w:rsidP="00000000" w:rsidRDefault="00000000" w:rsidRPr="00000000" w14:paraId="00000058">
      <w:pPr>
        <w:numPr>
          <w:ilvl w:val="0"/>
          <w:numId w:val="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M. Iqbal Ramadhan NIM 22576004</w:t>
      </w:r>
    </w:p>
    <w:p w:rsidR="00000000" w:rsidDel="00000000" w:rsidP="00000000" w:rsidRDefault="00000000" w:rsidRPr="00000000" w14:paraId="00000059">
      <w:pPr>
        <w:numPr>
          <w:ilvl w:val="0"/>
          <w:numId w:val="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Edu Paul Matanari NIM 23565006</w:t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Ari Purnomo Aji Wibowo NIM 23565002</w:t>
      </w:r>
    </w:p>
    <w:p w:rsidR="00000000" w:rsidDel="00000000" w:rsidP="00000000" w:rsidRDefault="00000000" w:rsidRPr="00000000" w14:paraId="0000005B">
      <w:pPr>
        <w:numPr>
          <w:ilvl w:val="0"/>
          <w:numId w:val="1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Miftahudin Rifki NIM 19563003</w:t>
      </w:r>
    </w:p>
    <w:p w:rsidR="00000000" w:rsidDel="00000000" w:rsidP="00000000" w:rsidRDefault="00000000" w:rsidRPr="00000000" w14:paraId="0000005C">
      <w:pPr>
        <w:numPr>
          <w:ilvl w:val="0"/>
          <w:numId w:val="1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Mohamad Cholid Saefullah NIM 23577020</w:t>
      </w:r>
    </w:p>
    <w:p w:rsidR="00000000" w:rsidDel="00000000" w:rsidP="00000000" w:rsidRDefault="00000000" w:rsidRPr="00000000" w14:paraId="0000005D">
      <w:pPr>
        <w:numPr>
          <w:ilvl w:val="0"/>
          <w:numId w:val="1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Miguellino Delfiero Leon NIM 20562002</w:t>
      </w:r>
    </w:p>
    <w:p w:rsidR="00000000" w:rsidDel="00000000" w:rsidP="00000000" w:rsidRDefault="00000000" w:rsidRPr="00000000" w14:paraId="0000005E">
      <w:pPr>
        <w:numPr>
          <w:ilvl w:val="0"/>
          <w:numId w:val="17"/>
        </w:numPr>
        <w:spacing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Nia Rahmawati NIM 24565003</w:t>
      </w:r>
    </w:p>
    <w:p w:rsidR="00000000" w:rsidDel="00000000" w:rsidP="00000000" w:rsidRDefault="00000000" w:rsidRPr="00000000" w14:paraId="0000005F">
      <w:pPr>
        <w:pStyle w:val="Heading1"/>
        <w:keepNext w:val="0"/>
        <w:keepLines w:val="0"/>
        <w:jc w:val="both"/>
        <w:rPr/>
      </w:pPr>
      <w:bookmarkStart w:colFirst="0" w:colLast="0" w:name="_ycfkc6ixkeu6" w:id="23"/>
      <w:bookmarkEnd w:id="23"/>
      <w:r w:rsidDel="00000000" w:rsidR="00000000" w:rsidRPr="00000000">
        <w:rPr>
          <w:rtl w:val="0"/>
        </w:rPr>
        <w:t xml:space="preserve">AGENDA</w:t>
      </w:r>
    </w:p>
    <w:p w:rsidR="00000000" w:rsidDel="00000000" w:rsidP="00000000" w:rsidRDefault="00000000" w:rsidRPr="00000000" w14:paraId="00000060">
      <w:pPr>
        <w:pStyle w:val="Heading2"/>
        <w:keepNext w:val="0"/>
        <w:keepLines w:val="0"/>
        <w:jc w:val="both"/>
        <w:rPr>
          <w:sz w:val="22"/>
          <w:szCs w:val="22"/>
        </w:rPr>
      </w:pPr>
      <w:bookmarkStart w:colFirst="0" w:colLast="0" w:name="_z0oxn1w11la1" w:id="24"/>
      <w:bookmarkEnd w:id="24"/>
      <w:r w:rsidDel="00000000" w:rsidR="00000000" w:rsidRPr="00000000">
        <w:rPr>
          <w:sz w:val="22"/>
          <w:szCs w:val="22"/>
          <w:rtl w:val="0"/>
        </w:rPr>
        <w:t xml:space="preserve">Pembahasan User Interface dan Menu pada Sistem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spacing w:after="0" w:afterAutospacing="0"/>
        <w:ind w:left="708.6614173228347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Pembahasan mengenai User Interface, Database, Bahasa Pemrograman.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spacing w:before="0" w:beforeAutospacing="0"/>
        <w:ind w:left="708.6614173228347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Pembahasan Menu yang akan ditampilkan di Sistem.</w:t>
      </w:r>
    </w:p>
    <w:p w:rsidR="00000000" w:rsidDel="00000000" w:rsidP="00000000" w:rsidRDefault="00000000" w:rsidRPr="00000000" w14:paraId="00000063">
      <w:pPr>
        <w:pStyle w:val="Heading1"/>
        <w:keepNext w:val="0"/>
        <w:keepLines w:val="0"/>
        <w:jc w:val="both"/>
        <w:rPr/>
      </w:pPr>
      <w:bookmarkStart w:colFirst="0" w:colLast="0" w:name="_l5uc0gy0k0wa" w:id="25"/>
      <w:bookmarkEnd w:id="25"/>
      <w:r w:rsidDel="00000000" w:rsidR="00000000" w:rsidRPr="00000000">
        <w:rPr>
          <w:rtl w:val="0"/>
        </w:rPr>
        <w:t xml:space="preserve">NOTULENSI</w:t>
      </w:r>
    </w:p>
    <w:p w:rsidR="00000000" w:rsidDel="00000000" w:rsidP="00000000" w:rsidRDefault="00000000" w:rsidRPr="00000000" w14:paraId="00000064">
      <w:pPr>
        <w:numPr>
          <w:ilvl w:val="0"/>
          <w:numId w:val="15"/>
        </w:numPr>
        <w:spacing w:after="0" w:afterAutospacing="0"/>
        <w:ind w:left="566.9291338582675" w:hanging="360"/>
        <w:jc w:val="both"/>
      </w:pPr>
      <w:r w:rsidDel="00000000" w:rsidR="00000000" w:rsidRPr="00000000">
        <w:rPr>
          <w:rtl w:val="0"/>
        </w:rPr>
        <w:t xml:space="preserve">Disepakati bahwa untuk kebutuhan sistem sebagai berikut: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after="0" w:afterAutospacing="0" w:before="0" w:beforeAutospacing="0"/>
        <w:ind w:left="992.1259842519685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User Interface/UI : Figma.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0" w:afterAutospacing="0" w:before="0" w:beforeAutospacing="0"/>
        <w:ind w:left="992.1259842519685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Database : MySql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before="0" w:beforeAutospacing="0"/>
        <w:ind w:left="992.1259842519685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Bahasa Pemrograman : PHP Lavarel</w:t>
      </w:r>
    </w:p>
    <w:p w:rsidR="00000000" w:rsidDel="00000000" w:rsidP="00000000" w:rsidRDefault="00000000" w:rsidRPr="00000000" w14:paraId="00000068">
      <w:pPr>
        <w:numPr>
          <w:ilvl w:val="0"/>
          <w:numId w:val="15"/>
        </w:numPr>
        <w:spacing w:after="0" w:afterAutospacing="0"/>
        <w:ind w:left="566.9291338582675" w:hanging="360"/>
        <w:jc w:val="both"/>
      </w:pPr>
      <w:r w:rsidDel="00000000" w:rsidR="00000000" w:rsidRPr="00000000">
        <w:rPr>
          <w:rtl w:val="0"/>
        </w:rPr>
        <w:t xml:space="preserve">Menu yang akan ditampilkan pada Sistem mencakup sebagai berikut:</w:t>
      </w:r>
    </w:p>
    <w:p w:rsidR="00000000" w:rsidDel="00000000" w:rsidP="00000000" w:rsidRDefault="00000000" w:rsidRPr="00000000" w14:paraId="00000069">
      <w:pPr>
        <w:numPr>
          <w:ilvl w:val="0"/>
          <w:numId w:val="23"/>
        </w:numPr>
        <w:spacing w:after="0" w:afterAutospacing="0" w:before="0" w:beforeAutospacing="0"/>
        <w:ind w:left="992.1259842519685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Home</w:t>
      </w:r>
    </w:p>
    <w:p w:rsidR="00000000" w:rsidDel="00000000" w:rsidP="00000000" w:rsidRDefault="00000000" w:rsidRPr="00000000" w14:paraId="0000006A">
      <w:pPr>
        <w:numPr>
          <w:ilvl w:val="0"/>
          <w:numId w:val="23"/>
        </w:numPr>
        <w:spacing w:after="0" w:afterAutospacing="0" w:before="0" w:beforeAutospacing="0"/>
        <w:ind w:left="992.1259842519685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Login </w:t>
      </w:r>
    </w:p>
    <w:p w:rsidR="00000000" w:rsidDel="00000000" w:rsidP="00000000" w:rsidRDefault="00000000" w:rsidRPr="00000000" w14:paraId="0000006B">
      <w:pPr>
        <w:numPr>
          <w:ilvl w:val="0"/>
          <w:numId w:val="23"/>
        </w:numPr>
        <w:spacing w:after="0" w:afterAutospacing="0" w:before="0" w:beforeAutospacing="0"/>
        <w:ind w:left="992.1259842519685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Package (Katalog Event)</w:t>
      </w:r>
    </w:p>
    <w:p w:rsidR="00000000" w:rsidDel="00000000" w:rsidP="00000000" w:rsidRDefault="00000000" w:rsidRPr="00000000" w14:paraId="0000006C">
      <w:pPr>
        <w:numPr>
          <w:ilvl w:val="0"/>
          <w:numId w:val="23"/>
        </w:numPr>
        <w:spacing w:after="0" w:afterAutospacing="0" w:before="0" w:beforeAutospacing="0"/>
        <w:ind w:left="992.1259842519685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Book Now (Formulir Book Appointment)</w:t>
      </w:r>
    </w:p>
    <w:p w:rsidR="00000000" w:rsidDel="00000000" w:rsidP="00000000" w:rsidRDefault="00000000" w:rsidRPr="00000000" w14:paraId="0000006D">
      <w:pPr>
        <w:numPr>
          <w:ilvl w:val="0"/>
          <w:numId w:val="23"/>
        </w:numPr>
        <w:spacing w:after="0" w:afterAutospacing="0" w:before="0" w:beforeAutospacing="0"/>
        <w:ind w:left="992.1259842519685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Kalender Event</w:t>
      </w:r>
    </w:p>
    <w:p w:rsidR="00000000" w:rsidDel="00000000" w:rsidP="00000000" w:rsidRDefault="00000000" w:rsidRPr="00000000" w14:paraId="0000006E">
      <w:pPr>
        <w:numPr>
          <w:ilvl w:val="0"/>
          <w:numId w:val="23"/>
        </w:numPr>
        <w:spacing w:after="0" w:afterAutospacing="0" w:before="0" w:beforeAutospacing="0"/>
        <w:ind w:left="992.1259842519685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Contact</w:t>
      </w:r>
    </w:p>
    <w:p w:rsidR="00000000" w:rsidDel="00000000" w:rsidP="00000000" w:rsidRDefault="00000000" w:rsidRPr="00000000" w14:paraId="0000006F">
      <w:pPr>
        <w:numPr>
          <w:ilvl w:val="0"/>
          <w:numId w:val="23"/>
        </w:numPr>
        <w:spacing w:before="0" w:beforeAutospacing="0"/>
        <w:ind w:left="992.1259842519685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Logout</w:t>
      </w:r>
    </w:p>
    <w:p w:rsidR="00000000" w:rsidDel="00000000" w:rsidP="00000000" w:rsidRDefault="00000000" w:rsidRPr="00000000" w14:paraId="00000070">
      <w:pPr>
        <w:numPr>
          <w:ilvl w:val="0"/>
          <w:numId w:val="15"/>
        </w:numPr>
        <w:ind w:left="566.9291338582675" w:hanging="360"/>
        <w:jc w:val="both"/>
      </w:pPr>
      <w:r w:rsidDel="00000000" w:rsidR="00000000" w:rsidRPr="00000000">
        <w:rPr>
          <w:rtl w:val="0"/>
        </w:rPr>
        <w:t xml:space="preserve">Rancangan awal Wireframe sistem sebagai berikut:</w:t>
      </w:r>
    </w:p>
    <w:p w:rsidR="00000000" w:rsidDel="00000000" w:rsidP="00000000" w:rsidRDefault="00000000" w:rsidRPr="00000000" w14:paraId="00000071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Wireframe tampilan awal pada situs desktop.</w:t>
      </w:r>
    </w:p>
    <w:p w:rsidR="00000000" w:rsidDel="00000000" w:rsidP="00000000" w:rsidRDefault="00000000" w:rsidRPr="00000000" w14:paraId="00000073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Terdapat menu : </w:t>
      </w:r>
    </w:p>
    <w:p w:rsidR="00000000" w:rsidDel="00000000" w:rsidP="00000000" w:rsidRDefault="00000000" w:rsidRPr="00000000" w14:paraId="00000074">
      <w:pPr>
        <w:numPr>
          <w:ilvl w:val="0"/>
          <w:numId w:val="13"/>
        </w:numPr>
        <w:spacing w:after="0" w:afterAutospacing="0"/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Logo </w:t>
      </w:r>
      <w:r w:rsidDel="00000000" w:rsidR="00000000" w:rsidRPr="00000000">
        <w:rPr>
          <w:rtl w:val="0"/>
        </w:rPr>
        <w:t xml:space="preserve">sebagai Logo perusahaan dan juga sebagai tombol </w:t>
      </w:r>
      <w:r w:rsidDel="00000000" w:rsidR="00000000" w:rsidRPr="00000000">
        <w:rPr>
          <w:b w:val="1"/>
          <w:rtl w:val="0"/>
        </w:rPr>
        <w:t xml:space="preserve">“Home”</w:t>
      </w:r>
    </w:p>
    <w:p w:rsidR="00000000" w:rsidDel="00000000" w:rsidP="00000000" w:rsidRDefault="00000000" w:rsidRPr="00000000" w14:paraId="00000075">
      <w:pPr>
        <w:numPr>
          <w:ilvl w:val="0"/>
          <w:numId w:val="13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About</w:t>
      </w:r>
      <w:r w:rsidDel="00000000" w:rsidR="00000000" w:rsidRPr="00000000">
        <w:rPr>
          <w:rtl w:val="0"/>
        </w:rPr>
        <w:t xml:space="preserve"> yang merupakan tampilan awal pada situs yang berisi informasi layanan serta portofolio yang di kerjakan.</w:t>
      </w:r>
    </w:p>
    <w:p w:rsidR="00000000" w:rsidDel="00000000" w:rsidP="00000000" w:rsidRDefault="00000000" w:rsidRPr="00000000" w14:paraId="00000076">
      <w:pPr>
        <w:numPr>
          <w:ilvl w:val="0"/>
          <w:numId w:val="13"/>
        </w:numPr>
        <w:spacing w:after="0" w:afterAutospacing="0" w:before="0" w:beforeAutospacing="0"/>
        <w:ind w:left="14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</w:t>
      </w:r>
      <w:r w:rsidDel="00000000" w:rsidR="00000000" w:rsidRPr="00000000">
        <w:rPr>
          <w:rtl w:val="0"/>
        </w:rPr>
        <w:t xml:space="preserve">yang akan menampilkan jenis layanan dan peralatan yang akan di berikan/disewakan berserta harga layanan.</w:t>
      </w:r>
    </w:p>
    <w:p w:rsidR="00000000" w:rsidDel="00000000" w:rsidP="00000000" w:rsidRDefault="00000000" w:rsidRPr="00000000" w14:paraId="00000077">
      <w:pPr>
        <w:numPr>
          <w:ilvl w:val="0"/>
          <w:numId w:val="13"/>
        </w:numPr>
        <w:spacing w:after="0" w:afterAutospacing="0" w:before="0" w:beforeAutospacing="0"/>
        <w:ind w:left="14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Contact </w:t>
      </w:r>
      <w:r w:rsidDel="00000000" w:rsidR="00000000" w:rsidRPr="00000000">
        <w:rPr>
          <w:rtl w:val="0"/>
        </w:rPr>
        <w:t xml:space="preserve">yang akan menampilkan informasi kontak penyedia jasa melalui nomor Whatsapp, Instagram, Twitter/X, dll, dan juga tersedia form untuk kritik dan saran langsung melalui situs. </w:t>
      </w:r>
    </w:p>
    <w:p w:rsidR="00000000" w:rsidDel="00000000" w:rsidP="00000000" w:rsidRDefault="00000000" w:rsidRPr="00000000" w14:paraId="00000078">
      <w:pPr>
        <w:numPr>
          <w:ilvl w:val="0"/>
          <w:numId w:val="13"/>
        </w:numPr>
        <w:spacing w:after="0" w:afterAutospacing="0" w:before="0" w:beforeAutospacing="0"/>
        <w:ind w:left="14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Book Now </w:t>
      </w:r>
      <w:r w:rsidDel="00000000" w:rsidR="00000000" w:rsidRPr="00000000">
        <w:rPr>
          <w:rtl w:val="0"/>
        </w:rPr>
        <w:t xml:space="preserve">yang akan menampilkan formulir pemesanan melalui situs web yang berisi jenis paket, tanggal, no telepon pemesan, dll. tersedia juga</w:t>
      </w:r>
      <w:r w:rsidDel="00000000" w:rsidR="00000000" w:rsidRPr="00000000">
        <w:rPr>
          <w:rtl w:val="0"/>
        </w:rPr>
        <w:t xml:space="preserve"> kalender event untuk mengecek ketersediaan jasa pada tanggal yang di inginkan pelanggan.</w:t>
      </w:r>
    </w:p>
    <w:p w:rsidR="00000000" w:rsidDel="00000000" w:rsidP="00000000" w:rsidRDefault="00000000" w:rsidRPr="00000000" w14:paraId="00000079">
      <w:pPr>
        <w:numPr>
          <w:ilvl w:val="0"/>
          <w:numId w:val="13"/>
        </w:numPr>
        <w:spacing w:before="0" w:beforeAutospacing="0"/>
        <w:ind w:left="14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Login </w:t>
      </w:r>
      <w:r w:rsidDel="00000000" w:rsidR="00000000" w:rsidRPr="00000000">
        <w:rPr>
          <w:rtl w:val="0"/>
        </w:rPr>
        <w:t xml:space="preserve">yang akan menampilkan Profil pelanggan dan berfungsi untuk memantau progres pemesanan layanan.</w:t>
      </w:r>
    </w:p>
    <w:p w:rsidR="00000000" w:rsidDel="00000000" w:rsidP="00000000" w:rsidRDefault="00000000" w:rsidRPr="00000000" w14:paraId="0000007A">
      <w:pPr>
        <w:pStyle w:val="Heading1"/>
        <w:keepNext w:val="0"/>
        <w:keepLines w:val="0"/>
        <w:jc w:val="both"/>
        <w:rPr/>
      </w:pPr>
      <w:bookmarkStart w:colFirst="0" w:colLast="0" w:name="_g856ttymnvpo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keepNext w:val="0"/>
        <w:keepLines w:val="0"/>
        <w:jc w:val="both"/>
        <w:rPr/>
      </w:pPr>
      <w:bookmarkStart w:colFirst="0" w:colLast="0" w:name="_1bt39vginm8d" w:id="27"/>
      <w:bookmarkEnd w:id="27"/>
      <w:r w:rsidDel="00000000" w:rsidR="00000000" w:rsidRPr="00000000">
        <w:rPr>
          <w:rtl w:val="0"/>
        </w:rPr>
        <w:t xml:space="preserve">AGENDA MEETING BERIKUTNYA</w:t>
      </w:r>
    </w:p>
    <w:p w:rsidR="00000000" w:rsidDel="00000000" w:rsidP="00000000" w:rsidRDefault="00000000" w:rsidRPr="00000000" w14:paraId="0000007E">
      <w:pPr>
        <w:pStyle w:val="Heading2"/>
        <w:keepNext w:val="0"/>
        <w:keepLines w:val="0"/>
        <w:jc w:val="both"/>
        <w:rPr/>
      </w:pPr>
      <w:bookmarkStart w:colFirst="0" w:colLast="0" w:name="_6p5ncykebnyc" w:id="28"/>
      <w:bookmarkEnd w:id="28"/>
      <w:r w:rsidDel="00000000" w:rsidR="00000000" w:rsidRPr="00000000">
        <w:rPr>
          <w:sz w:val="22"/>
          <w:szCs w:val="22"/>
          <w:rtl w:val="0"/>
        </w:rPr>
        <w:t xml:space="preserve">Jadwal meeting berikutnya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425.19685039370086" w:firstLine="0"/>
        <w:rPr/>
      </w:pPr>
      <w:r w:rsidDel="00000000" w:rsidR="00000000" w:rsidRPr="00000000">
        <w:rPr>
          <w:rtl w:val="0"/>
        </w:rPr>
        <w:t xml:space="preserve">Direncanakan meeting berikutnya dilaksanakan pada tanggal 23 Oktober 2024 pukul 16.00 WIB.</w:t>
      </w:r>
    </w:p>
    <w:p w:rsidR="00000000" w:rsidDel="00000000" w:rsidP="00000000" w:rsidRDefault="00000000" w:rsidRPr="00000000" w14:paraId="00000080">
      <w:pPr>
        <w:pStyle w:val="Heading2"/>
        <w:keepNext w:val="0"/>
        <w:keepLines w:val="0"/>
        <w:jc w:val="both"/>
        <w:rPr/>
      </w:pPr>
      <w:bookmarkStart w:colFirst="0" w:colLast="0" w:name="_tfvm4bqkodgw" w:id="29"/>
      <w:bookmarkEnd w:id="29"/>
      <w:r w:rsidDel="00000000" w:rsidR="00000000" w:rsidRPr="00000000">
        <w:rPr>
          <w:sz w:val="22"/>
          <w:szCs w:val="22"/>
          <w:rtl w:val="0"/>
        </w:rPr>
        <w:t xml:space="preserve">Agenda meeting berikutnya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8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Pembahasan Aktor/User yang terlibat di Sistem</w:t>
      </w:r>
    </w:p>
    <w:p w:rsidR="00000000" w:rsidDel="00000000" w:rsidP="00000000" w:rsidRDefault="00000000" w:rsidRPr="00000000" w14:paraId="00000082">
      <w:pPr>
        <w:numPr>
          <w:ilvl w:val="0"/>
          <w:numId w:val="8"/>
        </w:numPr>
        <w:spacing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Pembahasan Gambaran Awal Flow Sistem</w:t>
      </w:r>
    </w:p>
    <w:p w:rsidR="00000000" w:rsidDel="00000000" w:rsidP="00000000" w:rsidRDefault="00000000" w:rsidRPr="00000000" w14:paraId="00000083">
      <w:pPr>
        <w:pStyle w:val="Heading2"/>
        <w:keepNext w:val="0"/>
        <w:keepLines w:val="0"/>
        <w:jc w:val="both"/>
        <w:rPr/>
      </w:pPr>
      <w:bookmarkStart w:colFirst="0" w:colLast="0" w:name="_ywq7noc6z3x3" w:id="30"/>
      <w:bookmarkEnd w:id="30"/>
      <w:r w:rsidDel="00000000" w:rsidR="00000000" w:rsidRPr="00000000">
        <w:rPr>
          <w:rtl w:val="0"/>
        </w:rPr>
        <w:t xml:space="preserve">Dokumentasi Google meet: 17 Oktober 2024</w:t>
      </w:r>
    </w:p>
    <w:p w:rsidR="00000000" w:rsidDel="00000000" w:rsidP="00000000" w:rsidRDefault="00000000" w:rsidRPr="00000000" w14:paraId="0000008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before="0" w:line="240" w:lineRule="auto"/>
        <w:jc w:val="both"/>
        <w:rPr>
          <w:rFonts w:ascii="Oswald" w:cs="Oswald" w:eastAsia="Oswald" w:hAnsi="Oswald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before="0" w:line="240" w:lineRule="auto"/>
        <w:jc w:val="both"/>
        <w:rPr>
          <w:rFonts w:ascii="Oswald" w:cs="Oswald" w:eastAsia="Oswald" w:hAnsi="Oswald"/>
          <w:color w:val="666666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color w:val="666666"/>
          <w:sz w:val="28"/>
          <w:szCs w:val="28"/>
          <w:rtl w:val="0"/>
        </w:rPr>
        <w:t xml:space="preserve">Minutes of Meeting</w:t>
      </w:r>
    </w:p>
    <w:p w:rsidR="00000000" w:rsidDel="00000000" w:rsidP="00000000" w:rsidRDefault="00000000" w:rsidRPr="00000000" w14:paraId="0000008E">
      <w:pPr>
        <w:pStyle w:val="Title"/>
        <w:keepNext w:val="0"/>
        <w:keepLines w:val="0"/>
        <w:jc w:val="both"/>
        <w:rPr>
          <w:color w:val="666666"/>
        </w:rPr>
      </w:pPr>
      <w:bookmarkStart w:colFirst="0" w:colLast="0" w:name="_vio200hbvlzz" w:id="31"/>
      <w:bookmarkEnd w:id="31"/>
      <w:r w:rsidDel="00000000" w:rsidR="00000000" w:rsidRPr="00000000">
        <w:rPr>
          <w:rtl w:val="0"/>
        </w:rPr>
        <w:t xml:space="preserve">Kelompok 2 - </w:t>
      </w:r>
      <w:r w:rsidDel="00000000" w:rsidR="00000000" w:rsidRPr="00000000">
        <w:rPr>
          <w:color w:val="666666"/>
          <w:rtl w:val="0"/>
        </w:rPr>
        <w:t xml:space="preserve">29-30/10/2024</w:t>
      </w:r>
    </w:p>
    <w:p w:rsidR="00000000" w:rsidDel="00000000" w:rsidP="00000000" w:rsidRDefault="00000000" w:rsidRPr="00000000" w14:paraId="0000008F">
      <w:pPr>
        <w:spacing w:before="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50800"/>
            <wp:effectExtent b="0" l="0" r="0" t="0"/>
            <wp:docPr descr="garis horizontal" id="16" name="image1.png"/>
            <a:graphic>
              <a:graphicData uri="http://schemas.openxmlformats.org/drawingml/2006/picture">
                <pic:pic>
                  <pic:nvPicPr>
                    <pic:cNvPr descr="garis horizontal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Subtitle"/>
        <w:keepNext w:val="0"/>
        <w:keepLines w:val="0"/>
        <w:jc w:val="both"/>
        <w:rPr>
          <w:sz w:val="22"/>
          <w:szCs w:val="22"/>
        </w:rPr>
      </w:pPr>
      <w:bookmarkStart w:colFirst="0" w:colLast="0" w:name="_u1i13ersibj0" w:id="32"/>
      <w:bookmarkEnd w:id="32"/>
      <w:r w:rsidDel="00000000" w:rsidR="00000000" w:rsidRPr="00000000">
        <w:rPr>
          <w:sz w:val="22"/>
          <w:szCs w:val="22"/>
          <w:rtl w:val="0"/>
        </w:rPr>
        <w:t xml:space="preserve">29 OKTOBER 2024 / 16.30 WIB / Google Meet </w:t>
      </w:r>
    </w:p>
    <w:p w:rsidR="00000000" w:rsidDel="00000000" w:rsidP="00000000" w:rsidRDefault="00000000" w:rsidRPr="00000000" w14:paraId="00000091">
      <w:pPr>
        <w:pStyle w:val="Heading1"/>
        <w:keepNext w:val="0"/>
        <w:keepLines w:val="0"/>
        <w:jc w:val="both"/>
        <w:rPr/>
      </w:pPr>
      <w:bookmarkStart w:colFirst="0" w:colLast="0" w:name="_kr6thkly89rp" w:id="33"/>
      <w:bookmarkEnd w:id="33"/>
      <w:r w:rsidDel="00000000" w:rsidR="00000000" w:rsidRPr="00000000">
        <w:rPr>
          <w:rtl w:val="0"/>
        </w:rPr>
        <w:t xml:space="preserve">PESERTA</w:t>
      </w:r>
    </w:p>
    <w:p w:rsidR="00000000" w:rsidDel="00000000" w:rsidP="00000000" w:rsidRDefault="00000000" w:rsidRPr="00000000" w14:paraId="00000092">
      <w:pPr>
        <w:numPr>
          <w:ilvl w:val="0"/>
          <w:numId w:val="20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Sri Rahayu NIM 23565013</w:t>
      </w:r>
    </w:p>
    <w:p w:rsidR="00000000" w:rsidDel="00000000" w:rsidP="00000000" w:rsidRDefault="00000000" w:rsidRPr="00000000" w14:paraId="00000093">
      <w:pPr>
        <w:numPr>
          <w:ilvl w:val="0"/>
          <w:numId w:val="20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M. Iqbal Ramadhan NIM 22576004</w:t>
      </w:r>
    </w:p>
    <w:p w:rsidR="00000000" w:rsidDel="00000000" w:rsidP="00000000" w:rsidRDefault="00000000" w:rsidRPr="00000000" w14:paraId="00000094">
      <w:pPr>
        <w:numPr>
          <w:ilvl w:val="0"/>
          <w:numId w:val="20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Edu Paul Matanari NIM 23565006</w:t>
      </w:r>
    </w:p>
    <w:p w:rsidR="00000000" w:rsidDel="00000000" w:rsidP="00000000" w:rsidRDefault="00000000" w:rsidRPr="00000000" w14:paraId="00000095">
      <w:pPr>
        <w:numPr>
          <w:ilvl w:val="0"/>
          <w:numId w:val="20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Ari Purnomo Aji Wibowo NIM 23565002</w:t>
      </w:r>
    </w:p>
    <w:p w:rsidR="00000000" w:rsidDel="00000000" w:rsidP="00000000" w:rsidRDefault="00000000" w:rsidRPr="00000000" w14:paraId="00000096">
      <w:pPr>
        <w:numPr>
          <w:ilvl w:val="0"/>
          <w:numId w:val="20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Miftahudin Rifki NIM 19563003</w:t>
      </w:r>
    </w:p>
    <w:p w:rsidR="00000000" w:rsidDel="00000000" w:rsidP="00000000" w:rsidRDefault="00000000" w:rsidRPr="00000000" w14:paraId="00000097">
      <w:pPr>
        <w:numPr>
          <w:ilvl w:val="0"/>
          <w:numId w:val="20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Mohamad Cholid Saefullah NIM 23577020</w:t>
      </w:r>
    </w:p>
    <w:p w:rsidR="00000000" w:rsidDel="00000000" w:rsidP="00000000" w:rsidRDefault="00000000" w:rsidRPr="00000000" w14:paraId="00000098">
      <w:pPr>
        <w:numPr>
          <w:ilvl w:val="0"/>
          <w:numId w:val="20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Miguellino Delfiero Leon NIM 20562002</w:t>
      </w:r>
    </w:p>
    <w:p w:rsidR="00000000" w:rsidDel="00000000" w:rsidP="00000000" w:rsidRDefault="00000000" w:rsidRPr="00000000" w14:paraId="00000099">
      <w:pPr>
        <w:numPr>
          <w:ilvl w:val="0"/>
          <w:numId w:val="20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Nia Rahmawati NIM 24565003</w:t>
      </w:r>
    </w:p>
    <w:p w:rsidR="00000000" w:rsidDel="00000000" w:rsidP="00000000" w:rsidRDefault="00000000" w:rsidRPr="00000000" w14:paraId="0000009A">
      <w:pPr>
        <w:pStyle w:val="Heading1"/>
        <w:keepNext w:val="0"/>
        <w:keepLines w:val="0"/>
        <w:jc w:val="both"/>
        <w:rPr/>
      </w:pPr>
      <w:bookmarkStart w:colFirst="0" w:colLast="0" w:name="_44iycb96lnxz" w:id="34"/>
      <w:bookmarkEnd w:id="34"/>
      <w:r w:rsidDel="00000000" w:rsidR="00000000" w:rsidRPr="00000000">
        <w:rPr>
          <w:rtl w:val="0"/>
        </w:rPr>
        <w:t xml:space="preserve">AGENDA</w:t>
      </w:r>
    </w:p>
    <w:p w:rsidR="00000000" w:rsidDel="00000000" w:rsidP="00000000" w:rsidRDefault="00000000" w:rsidRPr="00000000" w14:paraId="0000009B">
      <w:pPr>
        <w:pStyle w:val="Heading2"/>
        <w:keepNext w:val="0"/>
        <w:keepLines w:val="0"/>
        <w:jc w:val="both"/>
        <w:rPr>
          <w:sz w:val="22"/>
          <w:szCs w:val="22"/>
        </w:rPr>
      </w:pPr>
      <w:bookmarkStart w:colFirst="0" w:colLast="0" w:name="_y0b7jbz64rni" w:id="35"/>
      <w:bookmarkEnd w:id="35"/>
      <w:r w:rsidDel="00000000" w:rsidR="00000000" w:rsidRPr="00000000">
        <w:rPr>
          <w:sz w:val="22"/>
          <w:szCs w:val="22"/>
          <w:rtl w:val="0"/>
        </w:rPr>
        <w:t xml:space="preserve">Pembahasan User Interface dan Menu pada Sistem</w:t>
      </w:r>
    </w:p>
    <w:p w:rsidR="00000000" w:rsidDel="00000000" w:rsidP="00000000" w:rsidRDefault="00000000" w:rsidRPr="00000000" w14:paraId="0000009C">
      <w:pPr>
        <w:numPr>
          <w:ilvl w:val="0"/>
          <w:numId w:val="7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Pembahasan Aktor/User yang terlibat di Sistem.</w:t>
      </w:r>
    </w:p>
    <w:p w:rsidR="00000000" w:rsidDel="00000000" w:rsidP="00000000" w:rsidRDefault="00000000" w:rsidRPr="00000000" w14:paraId="0000009D">
      <w:pPr>
        <w:numPr>
          <w:ilvl w:val="0"/>
          <w:numId w:val="7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Pembahasan Gambaran Awal Proses Bisnis Sistem.</w:t>
      </w:r>
    </w:p>
    <w:p w:rsidR="00000000" w:rsidDel="00000000" w:rsidP="00000000" w:rsidRDefault="00000000" w:rsidRPr="00000000" w14:paraId="0000009E">
      <w:pPr>
        <w:pStyle w:val="Heading1"/>
        <w:keepNext w:val="0"/>
        <w:keepLines w:val="0"/>
        <w:jc w:val="both"/>
        <w:rPr/>
      </w:pPr>
      <w:bookmarkStart w:colFirst="0" w:colLast="0" w:name="_p2selt80i4zs" w:id="36"/>
      <w:bookmarkEnd w:id="36"/>
      <w:r w:rsidDel="00000000" w:rsidR="00000000" w:rsidRPr="00000000">
        <w:rPr>
          <w:rtl w:val="0"/>
        </w:rPr>
        <w:t xml:space="preserve">NOTULENSI</w:t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ind w:left="425.19685039370086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Pembahasan Aktor/User yang terlibat di Sistem.</w:t>
      </w:r>
    </w:p>
    <w:p w:rsidR="00000000" w:rsidDel="00000000" w:rsidP="00000000" w:rsidRDefault="00000000" w:rsidRPr="00000000" w14:paraId="000000A0">
      <w:pPr>
        <w:widowControl w:val="0"/>
        <w:ind w:firstLine="425.19685039370086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Masukan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24"/>
        </w:numPr>
        <w:spacing w:after="0" w:afterAutospacing="0"/>
        <w:ind w:left="850.3937007874017" w:hanging="355.39370078740177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Masukkan untuk aktor/user yang terlibat di sistem:</w:t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Aktor Pengguna.</w:t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spacing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Aktor Admin.</w:t>
      </w:r>
    </w:p>
    <w:p w:rsidR="00000000" w:rsidDel="00000000" w:rsidP="00000000" w:rsidRDefault="00000000" w:rsidRPr="00000000" w14:paraId="000000A4">
      <w:pPr>
        <w:numPr>
          <w:ilvl w:val="0"/>
          <w:numId w:val="24"/>
        </w:numPr>
        <w:spacing w:before="0" w:lineRule="auto"/>
        <w:ind w:left="855" w:hanging="375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Identifikasi Use Case Aktor</w:t>
      </w:r>
    </w:p>
    <w:p w:rsidR="00000000" w:rsidDel="00000000" w:rsidP="00000000" w:rsidRDefault="00000000" w:rsidRPr="00000000" w14:paraId="000000A5">
      <w:pPr>
        <w:spacing w:before="0" w:lineRule="auto"/>
        <w:ind w:left="850.3937007874017" w:firstLine="0"/>
        <w:jc w:val="both"/>
        <w:rPr/>
      </w:pPr>
      <w:r w:rsidDel="00000000" w:rsidR="00000000" w:rsidRPr="00000000">
        <w:rPr>
          <w:rtl w:val="0"/>
        </w:rPr>
        <w:t xml:space="preserve">Dari kedua aktor yang dapat diidentifikasi sementara ini, kemungkinan interaksi dengan sistem adalah sebagai berikut:</w:t>
      </w:r>
    </w:p>
    <w:p w:rsidR="00000000" w:rsidDel="00000000" w:rsidP="00000000" w:rsidRDefault="00000000" w:rsidRPr="00000000" w14:paraId="000000A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7080"/>
        <w:tblGridChange w:id="0">
          <w:tblGrid>
            <w:gridCol w:w="1560"/>
            <w:gridCol w:w="7080"/>
          </w:tblGrid>
        </w:tblGridChange>
      </w:tblGrid>
      <w:tr>
        <w:trPr>
          <w:cantSplit w:val="0"/>
          <w:tblHeader w:val="1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Aktor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Pengguna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View Katalog Paket Live Streaming, Registrasi, Login, Pesan Paket Live Streaming.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Kelola pengguna, kelola katalog paket, konfirmasi pemesanan, monitoring layanan</w:t>
            </w:r>
          </w:p>
        </w:tc>
      </w:tr>
    </w:tbl>
    <w:p w:rsidR="00000000" w:rsidDel="00000000" w:rsidP="00000000" w:rsidRDefault="00000000" w:rsidRPr="00000000" w14:paraId="000000AE">
      <w:pPr>
        <w:spacing w:after="200" w:before="20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24"/>
        </w:numPr>
        <w:spacing w:after="200" w:before="200" w:lineRule="auto"/>
        <w:ind w:left="850.3937007874017" w:hanging="400.39370078740177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Apakah ada aktor lain yang belum teridentifikasi? Aktor dan interaksinya akan jadi gambaran use case diagram.</w:t>
      </w:r>
    </w:p>
    <w:p w:rsidR="00000000" w:rsidDel="00000000" w:rsidP="00000000" w:rsidRDefault="00000000" w:rsidRPr="00000000" w14:paraId="000000B0">
      <w:pPr>
        <w:numPr>
          <w:ilvl w:val="0"/>
          <w:numId w:val="5"/>
        </w:numPr>
        <w:ind w:left="425.19685039370086" w:hanging="360"/>
        <w:jc w:val="both"/>
        <w:rPr>
          <w:rFonts w:ascii="Source Code Pro" w:cs="Source Code Pro" w:eastAsia="Source Code Pro" w:hAnsi="Source Code Pro"/>
          <w:b w:val="1"/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Identifikasi Proses Bisnis Utama berdasarkan Use Case untuk setiap aktor</w:t>
      </w:r>
    </w:p>
    <w:p w:rsidR="00000000" w:rsidDel="00000000" w:rsidP="00000000" w:rsidRDefault="00000000" w:rsidRPr="00000000" w14:paraId="000000B1">
      <w:pPr>
        <w:spacing w:after="200" w:lineRule="auto"/>
        <w:ind w:firstLine="425.19685039370086"/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Masukan</w:t>
      </w:r>
      <w:r w:rsidDel="00000000" w:rsidR="00000000" w:rsidRPr="00000000">
        <w:rPr>
          <w:rtl w:val="0"/>
        </w:rPr>
      </w:r>
    </w:p>
    <w:tbl>
      <w:tblPr>
        <w:tblStyle w:val="Table2"/>
        <w:tblW w:w="886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5"/>
        <w:gridCol w:w="2175"/>
        <w:gridCol w:w="5505"/>
        <w:tblGridChange w:id="0">
          <w:tblGrid>
            <w:gridCol w:w="1185"/>
            <w:gridCol w:w="2175"/>
            <w:gridCol w:w="5505"/>
          </w:tblGrid>
        </w:tblGridChange>
      </w:tblGrid>
      <w:tr>
        <w:trPr>
          <w:cantSplit w:val="0"/>
          <w:tblHeader w:val="1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Aktor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Proses Bisnis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Penjelasan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Pengguna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Katalog Paket Live Streaming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Pengguna dapat melihat katalog paket live streaming tanpa harus terdaftar di sistem dan tanpa perlu login.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Registrasi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Untuk dapat melakukan pemesanan paket live streaming pada katalog, pengguna perlu registrasi ke dalam sistem dengan mengisi form pendaftaran (nama, alamat email, no hp).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Pengguna yang sudah terdaftar di sistem dapat login untuk dapat mengakses menu pemesanan paket live straming.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Pesan paket live streaming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Pengguna yang sudah terdaftar dan berhasil login, dapat melakukan pemesanan paket live streaming yang diinginkan dan sesuai dengan ketersediaan paket live streaming pada jadwal yang diajukan.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Kelola Pengguna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 dapat melihat semua pengguna yang terdaftar di sistem, mengelola akun mereka dan melihat riwayat pemesanan.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Kelola katalog paket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 dapat menambah, mengubah status paket atau menghapus paket live streaming yang ditampilkan di katalog.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Konfirmasi pemesanan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 memastikan pesanan yang masuk sudah terkonfirmasi dan mengirim notifikasi melalui email dan whatsapp.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Monitoring layanan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 mengakses laman monitoring yang menampilkan layanan live streaming yang berjalan dalam satu bulan.</w:t>
            </w:r>
          </w:p>
        </w:tc>
      </w:tr>
    </w:tbl>
    <w:p w:rsidR="00000000" w:rsidDel="00000000" w:rsidP="00000000" w:rsidRDefault="00000000" w:rsidRPr="00000000" w14:paraId="000000CD">
      <w:pPr>
        <w:numPr>
          <w:ilvl w:val="0"/>
          <w:numId w:val="5"/>
        </w:numPr>
        <w:spacing w:after="0" w:afterAutospacing="0"/>
        <w:ind w:left="425.19685039370086" w:hanging="360"/>
        <w:jc w:val="both"/>
        <w:rPr>
          <w:b w:val="1"/>
          <w:u w:val="none"/>
        </w:rPr>
      </w:pPr>
      <w:r w:rsidDel="00000000" w:rsidR="00000000" w:rsidRPr="00000000">
        <w:rPr>
          <w:rtl w:val="0"/>
        </w:rPr>
        <w:t xml:space="preserve">Alur interaksi aktor pengguna dan admin di dengan sistem</w:t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spacing w:after="0" w:afterAutospacing="0" w:before="0" w:beforeAutospacing="0"/>
        <w:ind w:left="850.3937007874017" w:hanging="425.19685039370086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Pengguna membuka aplikasi (Mulai)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F">
      <w:pPr>
        <w:numPr>
          <w:ilvl w:val="0"/>
          <w:numId w:val="3"/>
        </w:numPr>
        <w:spacing w:after="0" w:afterAutospacing="0" w:before="0" w:beforeAutospacing="0"/>
        <w:ind w:left="850.3937007874017" w:hanging="425.19685039370086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Pengguna melihat katalog paket</w:t>
      </w:r>
      <w:r w:rsidDel="00000000" w:rsidR="00000000" w:rsidRPr="00000000">
        <w:rPr>
          <w:rtl w:val="0"/>
        </w:rPr>
        <w:t xml:space="preserve"> tanpa perlu login atau registrasi.</w:t>
      </w:r>
    </w:p>
    <w:p w:rsidR="00000000" w:rsidDel="00000000" w:rsidP="00000000" w:rsidRDefault="00000000" w:rsidRPr="00000000" w14:paraId="000000D0">
      <w:pPr>
        <w:numPr>
          <w:ilvl w:val="0"/>
          <w:numId w:val="3"/>
        </w:numPr>
        <w:spacing w:after="0" w:afterAutospacing="0" w:before="0" w:beforeAutospacing="0"/>
        <w:ind w:left="850.3937007874017" w:hanging="425.19685039370086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Jika pengguna ingin </w:t>
      </w:r>
      <w:r w:rsidDel="00000000" w:rsidR="00000000" w:rsidRPr="00000000">
        <w:rPr>
          <w:b w:val="1"/>
          <w:rtl w:val="0"/>
        </w:rPr>
        <w:t xml:space="preserve">memesan paket</w:t>
      </w:r>
      <w:r w:rsidDel="00000000" w:rsidR="00000000" w:rsidRPr="00000000">
        <w:rPr>
          <w:rtl w:val="0"/>
        </w:rPr>
        <w:t xml:space="preserve">, maka:</w:t>
      </w:r>
    </w:p>
    <w:p w:rsidR="00000000" w:rsidDel="00000000" w:rsidP="00000000" w:rsidRDefault="00000000" w:rsidRPr="00000000" w14:paraId="000000D1">
      <w:pPr>
        <w:numPr>
          <w:ilvl w:val="0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Sistem menampilkan opsi untuk registrasi atau login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2">
      <w:pPr>
        <w:numPr>
          <w:ilvl w:val="0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Jika pengguna belum terdaftar, mereka melakukan </w:t>
      </w:r>
      <w:r w:rsidDel="00000000" w:rsidR="00000000" w:rsidRPr="00000000">
        <w:rPr>
          <w:b w:val="1"/>
          <w:rtl w:val="0"/>
        </w:rPr>
        <w:t xml:space="preserve">registrasi</w:t>
      </w:r>
      <w:r w:rsidDel="00000000" w:rsidR="00000000" w:rsidRPr="00000000">
        <w:rPr>
          <w:rtl w:val="0"/>
        </w:rPr>
        <w:t xml:space="preserve"> terlebih dahulu dan kemudian login.</w:t>
      </w:r>
    </w:p>
    <w:p w:rsidR="00000000" w:rsidDel="00000000" w:rsidP="00000000" w:rsidRDefault="00000000" w:rsidRPr="00000000" w14:paraId="000000D3">
      <w:pPr>
        <w:numPr>
          <w:ilvl w:val="0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Jika sudah terdaftar, pengguna bisa langsung </w:t>
      </w:r>
      <w:r w:rsidDel="00000000" w:rsidR="00000000" w:rsidRPr="00000000">
        <w:rPr>
          <w:b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4">
      <w:pPr>
        <w:numPr>
          <w:ilvl w:val="0"/>
          <w:numId w:val="3"/>
        </w:numPr>
        <w:spacing w:after="0" w:afterAutospacing="0" w:before="0" w:beforeAutospacing="0"/>
        <w:ind w:left="850.3937007874017" w:hanging="425.19685039370086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Setelah login, pengguna </w:t>
      </w:r>
      <w:r w:rsidDel="00000000" w:rsidR="00000000" w:rsidRPr="00000000">
        <w:rPr>
          <w:b w:val="1"/>
          <w:rtl w:val="0"/>
        </w:rPr>
        <w:t xml:space="preserve">memilih paket</w:t>
      </w:r>
      <w:r w:rsidDel="00000000" w:rsidR="00000000" w:rsidRPr="00000000">
        <w:rPr>
          <w:rtl w:val="0"/>
        </w:rPr>
        <w:t xml:space="preserve"> dari katalog.</w:t>
      </w:r>
    </w:p>
    <w:p w:rsidR="00000000" w:rsidDel="00000000" w:rsidP="00000000" w:rsidRDefault="00000000" w:rsidRPr="00000000" w14:paraId="000000D5">
      <w:pPr>
        <w:numPr>
          <w:ilvl w:val="0"/>
          <w:numId w:val="3"/>
        </w:numPr>
        <w:spacing w:after="0" w:afterAutospacing="0" w:before="0" w:beforeAutospacing="0"/>
        <w:ind w:left="850.3937007874017" w:hanging="425.19685039370086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Pengguna melakukan </w:t>
      </w:r>
      <w:r w:rsidDel="00000000" w:rsidR="00000000" w:rsidRPr="00000000">
        <w:rPr>
          <w:b w:val="1"/>
          <w:rtl w:val="0"/>
        </w:rPr>
        <w:t xml:space="preserve">pemesanan paket</w:t>
      </w:r>
      <w:r w:rsidDel="00000000" w:rsidR="00000000" w:rsidRPr="00000000">
        <w:rPr>
          <w:rtl w:val="0"/>
        </w:rPr>
        <w:t xml:space="preserve"> dengan mengisi detail yang diperlukan.</w:t>
      </w:r>
    </w:p>
    <w:p w:rsidR="00000000" w:rsidDel="00000000" w:rsidP="00000000" w:rsidRDefault="00000000" w:rsidRPr="00000000" w14:paraId="000000D6">
      <w:pPr>
        <w:numPr>
          <w:ilvl w:val="0"/>
          <w:numId w:val="3"/>
        </w:numPr>
        <w:spacing w:after="0" w:afterAutospacing="0" w:before="0" w:beforeAutospacing="0"/>
        <w:ind w:left="850.3937007874017" w:hanging="425.19685039370086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Sistem mengirim </w:t>
      </w:r>
      <w:r w:rsidDel="00000000" w:rsidR="00000000" w:rsidRPr="00000000">
        <w:rPr>
          <w:b w:val="1"/>
          <w:rtl w:val="0"/>
        </w:rPr>
        <w:t xml:space="preserve">konfirmasi pemesanan</w:t>
      </w:r>
      <w:r w:rsidDel="00000000" w:rsidR="00000000" w:rsidRPr="00000000">
        <w:rPr>
          <w:rtl w:val="0"/>
        </w:rPr>
        <w:t xml:space="preserve"> melalui email dan WhatsApp.</w:t>
      </w:r>
    </w:p>
    <w:p w:rsidR="00000000" w:rsidDel="00000000" w:rsidP="00000000" w:rsidRDefault="00000000" w:rsidRPr="00000000" w14:paraId="000000D7">
      <w:pPr>
        <w:numPr>
          <w:ilvl w:val="0"/>
          <w:numId w:val="3"/>
        </w:numPr>
        <w:spacing w:after="0" w:afterAutospacing="0" w:before="0" w:beforeAutospacing="0"/>
        <w:ind w:left="850.3937007874017" w:hanging="425.19685039370086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Admin memverifikasi dan memantau pesanan</w:t>
      </w:r>
      <w:r w:rsidDel="00000000" w:rsidR="00000000" w:rsidRPr="00000000">
        <w:rPr>
          <w:rtl w:val="0"/>
        </w:rPr>
        <w:t xml:space="preserve"> pada halaman monitoring untuk memastikan layanan berjalan lancar.</w:t>
      </w:r>
    </w:p>
    <w:p w:rsidR="00000000" w:rsidDel="00000000" w:rsidP="00000000" w:rsidRDefault="00000000" w:rsidRPr="00000000" w14:paraId="000000D8">
      <w:pPr>
        <w:numPr>
          <w:ilvl w:val="0"/>
          <w:numId w:val="3"/>
        </w:numPr>
        <w:spacing w:before="0" w:beforeAutospacing="0"/>
        <w:ind w:left="850.3937007874017" w:hanging="425.19685039370086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Selesai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9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5"/>
        </w:numPr>
        <w:ind w:left="425.19685039370086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Gambaran awal menu di sistem</w:t>
      </w:r>
    </w:p>
    <w:tbl>
      <w:tblPr>
        <w:tblStyle w:val="Table3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25"/>
        <w:gridCol w:w="5895"/>
        <w:tblGridChange w:id="0">
          <w:tblGrid>
            <w:gridCol w:w="2025"/>
            <w:gridCol w:w="5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Deskripsi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46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Menampilkan semua menu yang ada di sistem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46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Menampilkan garis besar layanan yang ditawarkan paket streaming yang ditawarkan oleh perusahaan.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About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Informasi profil perusahaan dan poin-poin layanan yang disediakan.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Package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Daftar katalog layanan streaming, lengkap dengan pricelist nya.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5.19685039370046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informasi kontak penyedia jasa melalui nomor Whatsapp, Instagram, Twitter/X, dll, dan juga tersedia form untuk kritik dan saran langsung melalui situs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Book Now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Formulir pemesanan melalui situs web yang berisi jenis paket, tanggal, no telepon pemesan, dll. tersedia juga kalender event untuk mengecek ketersediaan jasa pada tanggal yang di inginkan pelanggan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Register/Login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5.19685039370046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Pendaftaran pengguna</w:t>
            </w:r>
          </w:p>
          <w:p w:rsidR="00000000" w:rsidDel="00000000" w:rsidP="00000000" w:rsidRDefault="00000000" w:rsidRPr="00000000" w14:paraId="000000EA">
            <w:pPr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menampilkan Profil pelanggan dan berfungsi untuk memantau progres pemesanan layanan</w:t>
            </w:r>
          </w:p>
        </w:tc>
      </w:tr>
    </w:tbl>
    <w:p w:rsidR="00000000" w:rsidDel="00000000" w:rsidP="00000000" w:rsidRDefault="00000000" w:rsidRPr="00000000" w14:paraId="000000EB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Kalo kalender event di menu apa nih???</w:t>
      </w:r>
    </w:p>
    <w:p w:rsidR="00000000" w:rsidDel="00000000" w:rsidP="00000000" w:rsidRDefault="00000000" w:rsidRPr="00000000" w14:paraId="000000EC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1"/>
        <w:keepNext w:val="0"/>
        <w:keepLines w:val="0"/>
        <w:jc w:val="both"/>
        <w:rPr/>
      </w:pPr>
      <w:bookmarkStart w:colFirst="0" w:colLast="0" w:name="_b1r38eho0cyr" w:id="37"/>
      <w:bookmarkEnd w:id="37"/>
      <w:r w:rsidDel="00000000" w:rsidR="00000000" w:rsidRPr="00000000">
        <w:rPr>
          <w:rtl w:val="0"/>
        </w:rPr>
        <w:t xml:space="preserve">AGENDA MEETING BERIKUTNYA</w:t>
      </w:r>
    </w:p>
    <w:p w:rsidR="00000000" w:rsidDel="00000000" w:rsidP="00000000" w:rsidRDefault="00000000" w:rsidRPr="00000000" w14:paraId="000000EF">
      <w:pPr>
        <w:pStyle w:val="Heading2"/>
        <w:keepNext w:val="0"/>
        <w:keepLines w:val="0"/>
        <w:jc w:val="both"/>
        <w:rPr/>
      </w:pPr>
      <w:bookmarkStart w:colFirst="0" w:colLast="0" w:name="_2osjfyybwlyl" w:id="38"/>
      <w:bookmarkEnd w:id="38"/>
      <w:r w:rsidDel="00000000" w:rsidR="00000000" w:rsidRPr="00000000">
        <w:rPr>
          <w:sz w:val="22"/>
          <w:szCs w:val="22"/>
          <w:rtl w:val="0"/>
        </w:rPr>
        <w:t xml:space="preserve">Jadwal meeting berikutnya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425.19685039370086" w:firstLine="0"/>
        <w:rPr/>
      </w:pPr>
      <w:r w:rsidDel="00000000" w:rsidR="00000000" w:rsidRPr="00000000">
        <w:rPr>
          <w:rtl w:val="0"/>
        </w:rPr>
        <w:t xml:space="preserve">Direncanakan meeting berikutnya dilaksanakan pada tanggal 31 Oktober 2024 pukul 16.00 WIB.</w:t>
      </w:r>
    </w:p>
    <w:p w:rsidR="00000000" w:rsidDel="00000000" w:rsidP="00000000" w:rsidRDefault="00000000" w:rsidRPr="00000000" w14:paraId="000000F1">
      <w:pPr>
        <w:pStyle w:val="Heading2"/>
        <w:keepNext w:val="0"/>
        <w:keepLines w:val="0"/>
        <w:jc w:val="both"/>
        <w:rPr/>
      </w:pPr>
      <w:bookmarkStart w:colFirst="0" w:colLast="0" w:name="_s6f1of3esru" w:id="39"/>
      <w:bookmarkEnd w:id="39"/>
      <w:r w:rsidDel="00000000" w:rsidR="00000000" w:rsidRPr="00000000">
        <w:rPr>
          <w:sz w:val="22"/>
          <w:szCs w:val="22"/>
          <w:rtl w:val="0"/>
        </w:rPr>
        <w:t xml:space="preserve">Agenda meeting berikutnya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8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Melengkapi Bisnis Proses</w:t>
      </w:r>
    </w:p>
    <w:p w:rsidR="00000000" w:rsidDel="00000000" w:rsidP="00000000" w:rsidRDefault="00000000" w:rsidRPr="00000000" w14:paraId="000000F3">
      <w:pPr>
        <w:numPr>
          <w:ilvl w:val="0"/>
          <w:numId w:val="8"/>
        </w:numPr>
        <w:spacing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Membuat User Interface (UI) Aplikasi</w:t>
      </w:r>
    </w:p>
    <w:p w:rsidR="00000000" w:rsidDel="00000000" w:rsidP="00000000" w:rsidRDefault="00000000" w:rsidRPr="00000000" w14:paraId="000000F4">
      <w:pPr>
        <w:pStyle w:val="Heading2"/>
        <w:keepNext w:val="0"/>
        <w:keepLines w:val="0"/>
        <w:jc w:val="both"/>
        <w:rPr/>
      </w:pPr>
      <w:bookmarkStart w:colFirst="0" w:colLast="0" w:name="_7r0urr17tkvy" w:id="40"/>
      <w:bookmarkEnd w:id="40"/>
      <w:r w:rsidDel="00000000" w:rsidR="00000000" w:rsidRPr="00000000">
        <w:rPr>
          <w:rtl w:val="0"/>
        </w:rPr>
        <w:t xml:space="preserve">Dokumentasi Google meet: 31 Oktober 2024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before="0" w:line="240" w:lineRule="auto"/>
        <w:jc w:val="both"/>
        <w:rPr>
          <w:rFonts w:ascii="Oswald" w:cs="Oswald" w:eastAsia="Oswald" w:hAnsi="Oswald"/>
          <w:color w:val="666666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color w:val="666666"/>
          <w:sz w:val="28"/>
          <w:szCs w:val="28"/>
          <w:rtl w:val="0"/>
        </w:rPr>
        <w:t xml:space="preserve">Minutes of Meeting</w:t>
      </w:r>
    </w:p>
    <w:p w:rsidR="00000000" w:rsidDel="00000000" w:rsidP="00000000" w:rsidRDefault="00000000" w:rsidRPr="00000000" w14:paraId="000000F7">
      <w:pPr>
        <w:pStyle w:val="Title"/>
        <w:keepNext w:val="0"/>
        <w:keepLines w:val="0"/>
        <w:jc w:val="both"/>
        <w:rPr>
          <w:color w:val="666666"/>
        </w:rPr>
      </w:pPr>
      <w:bookmarkStart w:colFirst="0" w:colLast="0" w:name="_8g4tmfr0cwy0" w:id="41"/>
      <w:bookmarkEnd w:id="41"/>
      <w:r w:rsidDel="00000000" w:rsidR="00000000" w:rsidRPr="00000000">
        <w:rPr>
          <w:rtl w:val="0"/>
        </w:rPr>
        <w:t xml:space="preserve">Kelompok 2 - </w:t>
      </w:r>
      <w:r w:rsidDel="00000000" w:rsidR="00000000" w:rsidRPr="00000000">
        <w:rPr>
          <w:color w:val="666666"/>
          <w:rtl w:val="0"/>
        </w:rPr>
        <w:t xml:space="preserve">7/11/2024</w:t>
      </w:r>
    </w:p>
    <w:p w:rsidR="00000000" w:rsidDel="00000000" w:rsidP="00000000" w:rsidRDefault="00000000" w:rsidRPr="00000000" w14:paraId="000000F8">
      <w:pPr>
        <w:spacing w:before="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50800"/>
            <wp:effectExtent b="0" l="0" r="0" t="0"/>
            <wp:docPr descr="garis horizontal" id="17" name="image1.png"/>
            <a:graphic>
              <a:graphicData uri="http://schemas.openxmlformats.org/drawingml/2006/picture">
                <pic:pic>
                  <pic:nvPicPr>
                    <pic:cNvPr descr="garis horizontal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Subtitle"/>
        <w:keepNext w:val="0"/>
        <w:keepLines w:val="0"/>
        <w:jc w:val="both"/>
        <w:rPr>
          <w:sz w:val="22"/>
          <w:szCs w:val="22"/>
        </w:rPr>
      </w:pPr>
      <w:bookmarkStart w:colFirst="0" w:colLast="0" w:name="_njeijgtljbnm" w:id="42"/>
      <w:bookmarkEnd w:id="42"/>
      <w:r w:rsidDel="00000000" w:rsidR="00000000" w:rsidRPr="00000000">
        <w:rPr>
          <w:sz w:val="22"/>
          <w:szCs w:val="22"/>
          <w:rtl w:val="0"/>
        </w:rPr>
        <w:t xml:space="preserve"> 7 November 2024 / WIB / Google Meet </w:t>
      </w:r>
    </w:p>
    <w:p w:rsidR="00000000" w:rsidDel="00000000" w:rsidP="00000000" w:rsidRDefault="00000000" w:rsidRPr="00000000" w14:paraId="000000FA">
      <w:pPr>
        <w:pStyle w:val="Heading1"/>
        <w:keepNext w:val="0"/>
        <w:keepLines w:val="0"/>
        <w:jc w:val="both"/>
        <w:rPr/>
      </w:pPr>
      <w:bookmarkStart w:colFirst="0" w:colLast="0" w:name="_dpls7pbd4cyi" w:id="43"/>
      <w:bookmarkEnd w:id="43"/>
      <w:r w:rsidDel="00000000" w:rsidR="00000000" w:rsidRPr="00000000">
        <w:rPr>
          <w:rtl w:val="0"/>
        </w:rPr>
        <w:t xml:space="preserve">PESERTA</w:t>
      </w:r>
    </w:p>
    <w:p w:rsidR="00000000" w:rsidDel="00000000" w:rsidP="00000000" w:rsidRDefault="00000000" w:rsidRPr="00000000" w14:paraId="000000FB">
      <w:pPr>
        <w:numPr>
          <w:ilvl w:val="0"/>
          <w:numId w:val="21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Sri Rahayu NIM 23565013</w:t>
      </w:r>
    </w:p>
    <w:p w:rsidR="00000000" w:rsidDel="00000000" w:rsidP="00000000" w:rsidRDefault="00000000" w:rsidRPr="00000000" w14:paraId="000000FC">
      <w:pPr>
        <w:numPr>
          <w:ilvl w:val="0"/>
          <w:numId w:val="2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M. Iqbal Ramadhan NIM 22576004</w:t>
      </w:r>
    </w:p>
    <w:p w:rsidR="00000000" w:rsidDel="00000000" w:rsidP="00000000" w:rsidRDefault="00000000" w:rsidRPr="00000000" w14:paraId="000000FD">
      <w:pPr>
        <w:numPr>
          <w:ilvl w:val="0"/>
          <w:numId w:val="2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Edu Paul Matanari NIM 23565006</w:t>
      </w:r>
    </w:p>
    <w:p w:rsidR="00000000" w:rsidDel="00000000" w:rsidP="00000000" w:rsidRDefault="00000000" w:rsidRPr="00000000" w14:paraId="000000FE">
      <w:pPr>
        <w:numPr>
          <w:ilvl w:val="0"/>
          <w:numId w:val="2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Ari Purnomo Aji Wibowo NIM 23565002</w:t>
      </w:r>
    </w:p>
    <w:p w:rsidR="00000000" w:rsidDel="00000000" w:rsidP="00000000" w:rsidRDefault="00000000" w:rsidRPr="00000000" w14:paraId="000000FF">
      <w:pPr>
        <w:numPr>
          <w:ilvl w:val="0"/>
          <w:numId w:val="2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Miftahudin Rifki NIM 19563003</w:t>
      </w:r>
    </w:p>
    <w:p w:rsidR="00000000" w:rsidDel="00000000" w:rsidP="00000000" w:rsidRDefault="00000000" w:rsidRPr="00000000" w14:paraId="00000100">
      <w:pPr>
        <w:numPr>
          <w:ilvl w:val="0"/>
          <w:numId w:val="2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Mohamad Cholid Saefullah NIM 23577020</w:t>
      </w:r>
    </w:p>
    <w:p w:rsidR="00000000" w:rsidDel="00000000" w:rsidP="00000000" w:rsidRDefault="00000000" w:rsidRPr="00000000" w14:paraId="00000101">
      <w:pPr>
        <w:numPr>
          <w:ilvl w:val="0"/>
          <w:numId w:val="2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Miguellino Delfiero Leon NIM 20562002</w:t>
      </w:r>
    </w:p>
    <w:p w:rsidR="00000000" w:rsidDel="00000000" w:rsidP="00000000" w:rsidRDefault="00000000" w:rsidRPr="00000000" w14:paraId="00000102">
      <w:pPr>
        <w:numPr>
          <w:ilvl w:val="0"/>
          <w:numId w:val="21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Nia Rahmawati NIM 24565003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jc w:val="both"/>
        <w:rPr>
          <w:rFonts w:ascii="Oswald" w:cs="Oswald" w:eastAsia="Oswald" w:hAnsi="Oswald"/>
          <w:color w:val="666666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color w:val="666666"/>
          <w:sz w:val="28"/>
          <w:szCs w:val="28"/>
        </w:rPr>
        <w:drawing>
          <wp:inline distB="114300" distT="114300" distL="114300" distR="114300">
            <wp:extent cx="5943600" cy="2603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jc w:val="both"/>
        <w:rPr>
          <w:rFonts w:ascii="Oswald" w:cs="Oswald" w:eastAsia="Oswald" w:hAnsi="Oswald"/>
          <w:color w:val="666666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color w:val="666666"/>
          <w:sz w:val="28"/>
          <w:szCs w:val="28"/>
        </w:rPr>
        <w:drawing>
          <wp:inline distB="114300" distT="114300" distL="114300" distR="114300">
            <wp:extent cx="5943600" cy="31496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jc w:val="both"/>
        <w:rPr>
          <w:rFonts w:ascii="Oswald" w:cs="Oswald" w:eastAsia="Oswald" w:hAnsi="Oswald"/>
          <w:color w:val="666666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color w:val="666666"/>
          <w:sz w:val="28"/>
          <w:szCs w:val="28"/>
        </w:rPr>
        <w:drawing>
          <wp:inline distB="114300" distT="114300" distL="114300" distR="114300">
            <wp:extent cx="5943600" cy="3238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jc w:val="both"/>
        <w:rPr>
          <w:rFonts w:ascii="Oswald" w:cs="Oswald" w:eastAsia="Oswald" w:hAnsi="Oswald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jc w:val="both"/>
        <w:rPr>
          <w:rFonts w:ascii="Oswald" w:cs="Oswald" w:eastAsia="Oswald" w:hAnsi="Oswald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jc w:val="both"/>
        <w:rPr>
          <w:rFonts w:ascii="Oswald" w:cs="Oswald" w:eastAsia="Oswald" w:hAnsi="Oswald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1"/>
        <w:keepNext w:val="0"/>
        <w:keepLines w:val="0"/>
        <w:jc w:val="both"/>
        <w:rPr/>
      </w:pPr>
      <w:bookmarkStart w:colFirst="0" w:colLast="0" w:name="_6v3xt71rx9sy" w:id="44"/>
      <w:bookmarkEnd w:id="44"/>
      <w:r w:rsidDel="00000000" w:rsidR="00000000" w:rsidRPr="00000000">
        <w:rPr>
          <w:rtl w:val="0"/>
        </w:rPr>
        <w:t xml:space="preserve">AGENDA MEETING BERIKUTNYA</w:t>
      </w:r>
    </w:p>
    <w:p w:rsidR="00000000" w:rsidDel="00000000" w:rsidP="00000000" w:rsidRDefault="00000000" w:rsidRPr="00000000" w14:paraId="0000010A">
      <w:pPr>
        <w:pStyle w:val="Heading2"/>
        <w:keepNext w:val="0"/>
        <w:keepLines w:val="0"/>
        <w:jc w:val="both"/>
        <w:rPr/>
      </w:pPr>
      <w:bookmarkStart w:colFirst="0" w:colLast="0" w:name="_dqs0x22fdnjn" w:id="45"/>
      <w:bookmarkEnd w:id="45"/>
      <w:r w:rsidDel="00000000" w:rsidR="00000000" w:rsidRPr="00000000">
        <w:rPr>
          <w:sz w:val="22"/>
          <w:szCs w:val="22"/>
          <w:rtl w:val="0"/>
        </w:rPr>
        <w:t xml:space="preserve">Jadwal meeting berikutnya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425.19685039370086" w:firstLine="0"/>
        <w:rPr/>
      </w:pPr>
      <w:r w:rsidDel="00000000" w:rsidR="00000000" w:rsidRPr="00000000">
        <w:rPr>
          <w:rtl w:val="0"/>
        </w:rPr>
        <w:t xml:space="preserve">Direncanakan meeting berikutnya dilaksanakan pada tanggal 07 November 2024 pukul 17.00 WIB.</w:t>
      </w:r>
    </w:p>
    <w:p w:rsidR="00000000" w:rsidDel="00000000" w:rsidP="00000000" w:rsidRDefault="00000000" w:rsidRPr="00000000" w14:paraId="0000010C">
      <w:pPr>
        <w:ind w:left="425.1968503937008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keepNext w:val="0"/>
        <w:keepLines w:val="0"/>
        <w:jc w:val="both"/>
        <w:rPr/>
      </w:pPr>
      <w:bookmarkStart w:colFirst="0" w:colLast="0" w:name="_b54p3zhirpo5" w:id="46"/>
      <w:bookmarkEnd w:id="46"/>
      <w:r w:rsidDel="00000000" w:rsidR="00000000" w:rsidRPr="00000000">
        <w:rPr>
          <w:sz w:val="22"/>
          <w:szCs w:val="22"/>
          <w:rtl w:val="0"/>
        </w:rPr>
        <w:t xml:space="preserve">Agenda meeting berikutnya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8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Membahas tampilan dan pemilihan warna pada website</w:t>
      </w:r>
    </w:p>
    <w:p w:rsidR="00000000" w:rsidDel="00000000" w:rsidP="00000000" w:rsidRDefault="00000000" w:rsidRPr="00000000" w14:paraId="0000010F">
      <w:pPr>
        <w:numPr>
          <w:ilvl w:val="0"/>
          <w:numId w:val="8"/>
        </w:numPr>
        <w:spacing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Menentukkan desain antar muka untuk mengganti halaman, apakah ingin menggunakan konsep scrolling halaman atau klik button untuk berpindah ke halaman selanjutnya atau halaman lain</w:t>
      </w:r>
    </w:p>
    <w:p w:rsidR="00000000" w:rsidDel="00000000" w:rsidP="00000000" w:rsidRDefault="00000000" w:rsidRPr="00000000" w14:paraId="00000110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2"/>
        <w:keepNext w:val="0"/>
        <w:keepLines w:val="0"/>
        <w:jc w:val="both"/>
        <w:rPr/>
      </w:pPr>
      <w:bookmarkStart w:colFirst="0" w:colLast="0" w:name="_imp7ss76l2bm" w:id="47"/>
      <w:bookmarkEnd w:id="47"/>
      <w:r w:rsidDel="00000000" w:rsidR="00000000" w:rsidRPr="00000000">
        <w:rPr>
          <w:rtl w:val="0"/>
        </w:rPr>
        <w:t xml:space="preserve">Dokumentasi Google meet: 07 November 2024</w:t>
      </w:r>
    </w:p>
    <w:p w:rsidR="00000000" w:rsidDel="00000000" w:rsidP="00000000" w:rsidRDefault="00000000" w:rsidRPr="00000000" w14:paraId="00000112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1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jc w:val="both"/>
        <w:rPr>
          <w:ins w:author="NIA RAHMAWATI" w:id="1" w:date="2024-11-22T09:56:45Z"/>
        </w:rPr>
      </w:pPr>
      <w:ins w:author="NIA RAHMAWATI" w:id="1" w:date="2024-11-22T09:56:45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115">
      <w:pPr>
        <w:ind w:left="0" w:firstLine="0"/>
        <w:jc w:val="both"/>
        <w:rPr>
          <w:ins w:author="NIA RAHMAWATI" w:id="1" w:date="2024-11-22T09:56:45Z"/>
        </w:rPr>
      </w:pPr>
      <w:ins w:author="NIA RAHMAWATI" w:id="1" w:date="2024-11-22T09:56:45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116">
      <w:pPr>
        <w:ind w:left="0" w:firstLine="0"/>
        <w:jc w:val="both"/>
        <w:rPr>
          <w:ins w:author="NIA RAHMAWATI" w:id="1" w:date="2024-11-22T09:56:45Z"/>
        </w:rPr>
      </w:pPr>
      <w:ins w:author="NIA RAHMAWATI" w:id="1" w:date="2024-11-22T09:56:45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117">
      <w:pPr>
        <w:spacing w:before="0" w:line="240" w:lineRule="auto"/>
        <w:jc w:val="both"/>
        <w:rPr>
          <w:ins w:author="NIA RAHMAWATI" w:id="1" w:date="2024-11-22T09:56:45Z"/>
          <w:rFonts w:ascii="Oswald" w:cs="Oswald" w:eastAsia="Oswald" w:hAnsi="Oswald"/>
          <w:color w:val="666666"/>
          <w:sz w:val="28"/>
          <w:szCs w:val="28"/>
        </w:rPr>
      </w:pPr>
      <w:ins w:author="NIA RAHMAWATI" w:id="1" w:date="2024-11-22T09:56:45Z">
        <w:r w:rsidDel="00000000" w:rsidR="00000000" w:rsidRPr="00000000">
          <w:rPr>
            <w:rFonts w:ascii="Oswald" w:cs="Oswald" w:eastAsia="Oswald" w:hAnsi="Oswald"/>
            <w:color w:val="666666"/>
            <w:sz w:val="28"/>
            <w:szCs w:val="28"/>
            <w:rtl w:val="0"/>
          </w:rPr>
          <w:t xml:space="preserve">Minutes of Meeting</w:t>
        </w:r>
      </w:ins>
    </w:p>
    <w:p w:rsidR="00000000" w:rsidDel="00000000" w:rsidP="00000000" w:rsidRDefault="00000000" w:rsidRPr="00000000" w14:paraId="00000118">
      <w:pPr>
        <w:pStyle w:val="Title"/>
        <w:keepNext w:val="0"/>
        <w:keepLines w:val="0"/>
        <w:jc w:val="both"/>
        <w:rPr>
          <w:ins w:author="NIA RAHMAWATI" w:id="1" w:date="2024-11-22T09:56:45Z"/>
          <w:color w:val="666666"/>
        </w:rPr>
      </w:pPr>
      <w:ins w:author="NIA RAHMAWATI" w:id="1" w:date="2024-11-22T09:56:45Z">
        <w:bookmarkStart w:colFirst="0" w:colLast="0" w:name="_iqqaqurvaxbm" w:id="48"/>
        <w:bookmarkEnd w:id="48"/>
        <w:r w:rsidDel="00000000" w:rsidR="00000000" w:rsidRPr="00000000">
          <w:rPr>
            <w:rtl w:val="0"/>
          </w:rPr>
          <w:t xml:space="preserve">Kelompok 2 - </w:t>
        </w:r>
        <w:r w:rsidDel="00000000" w:rsidR="00000000" w:rsidRPr="00000000">
          <w:rPr>
            <w:color w:val="666666"/>
            <w:rtl w:val="0"/>
          </w:rPr>
          <w:t xml:space="preserve">22/11/2024</w:t>
        </w:r>
      </w:ins>
    </w:p>
    <w:p w:rsidR="00000000" w:rsidDel="00000000" w:rsidP="00000000" w:rsidRDefault="00000000" w:rsidRPr="00000000" w14:paraId="00000119">
      <w:pPr>
        <w:spacing w:before="0" w:lineRule="auto"/>
        <w:jc w:val="both"/>
        <w:rPr>
          <w:ins w:author="NIA RAHMAWATI" w:id="1" w:date="2024-11-22T09:56:45Z"/>
        </w:rPr>
      </w:pPr>
      <w:ins w:author="NIA RAHMAWATI" w:id="1" w:date="2024-11-22T09:56:45Z">
        <w:r w:rsidDel="00000000" w:rsidR="00000000" w:rsidRPr="00000000">
          <w:rPr/>
          <w:drawing>
            <wp:inline distB="114300" distT="114300" distL="114300" distR="114300">
              <wp:extent cx="5943600" cy="50800"/>
              <wp:effectExtent b="0" l="0" r="0" t="0"/>
              <wp:docPr descr="garis horizontal" id="19" name="image1.png"/>
              <a:graphic>
                <a:graphicData uri="http://schemas.openxmlformats.org/drawingml/2006/picture">
                  <pic:pic>
                    <pic:nvPicPr>
                      <pic:cNvPr descr="garis horizontal" id="0" name="image1.png"/>
                      <pic:cNvPicPr preferRelativeResize="0"/>
                    </pic:nvPicPr>
                    <pic:blipFill>
                      <a:blip r:embed="rId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08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11A">
      <w:pPr>
        <w:pStyle w:val="Subtitle"/>
        <w:keepNext w:val="0"/>
        <w:keepLines w:val="0"/>
        <w:jc w:val="both"/>
        <w:rPr>
          <w:ins w:author="NIA RAHMAWATI" w:id="1" w:date="2024-11-22T09:56:45Z"/>
          <w:sz w:val="22"/>
          <w:szCs w:val="22"/>
        </w:rPr>
      </w:pPr>
      <w:ins w:author="NIA RAHMAWATI" w:id="1" w:date="2024-11-22T09:56:45Z">
        <w:bookmarkStart w:colFirst="0" w:colLast="0" w:name="_fcm3tbvgtfkm" w:id="49"/>
        <w:bookmarkEnd w:id="49"/>
        <w:r w:rsidDel="00000000" w:rsidR="00000000" w:rsidRPr="00000000">
          <w:rPr>
            <w:sz w:val="22"/>
            <w:szCs w:val="22"/>
            <w:rtl w:val="0"/>
          </w:rPr>
          <w:t xml:space="preserve"> 22 November 2024 / 16.00 WIB / Google Meet </w:t>
        </w:r>
      </w:ins>
    </w:p>
    <w:p w:rsidR="00000000" w:rsidDel="00000000" w:rsidP="00000000" w:rsidRDefault="00000000" w:rsidRPr="00000000" w14:paraId="0000011B">
      <w:pPr>
        <w:pStyle w:val="Heading1"/>
        <w:keepNext w:val="0"/>
        <w:keepLines w:val="0"/>
        <w:jc w:val="both"/>
        <w:rPr>
          <w:ins w:author="NIA RAHMAWATI" w:id="1" w:date="2024-11-22T09:56:45Z"/>
        </w:rPr>
      </w:pPr>
      <w:ins w:author="NIA RAHMAWATI" w:id="1" w:date="2024-11-22T09:56:45Z">
        <w:bookmarkStart w:colFirst="0" w:colLast="0" w:name="_i9ec4hmzc712" w:id="50"/>
        <w:bookmarkEnd w:id="50"/>
        <w:r w:rsidDel="00000000" w:rsidR="00000000" w:rsidRPr="00000000">
          <w:rPr>
            <w:rtl w:val="0"/>
          </w:rPr>
          <w:t xml:space="preserve">PESERTA</w:t>
        </w:r>
      </w:ins>
    </w:p>
    <w:p w:rsidR="00000000" w:rsidDel="00000000" w:rsidP="00000000" w:rsidRDefault="00000000" w:rsidRPr="00000000" w14:paraId="0000011C">
      <w:pPr>
        <w:numPr>
          <w:ilvl w:val="0"/>
          <w:numId w:val="12"/>
        </w:numPr>
        <w:spacing w:after="0" w:afterAutospacing="0"/>
        <w:ind w:left="720" w:hanging="360"/>
        <w:jc w:val="both"/>
        <w:rPr>
          <w:ins w:author="NIA RAHMAWATI" w:id="1" w:date="2024-11-22T09:56:45Z"/>
          <w:u w:val="none"/>
        </w:rPr>
      </w:pPr>
      <w:ins w:author="NIA RAHMAWATI" w:id="1" w:date="2024-11-22T09:56:45Z">
        <w:r w:rsidDel="00000000" w:rsidR="00000000" w:rsidRPr="00000000">
          <w:rPr>
            <w:rtl w:val="0"/>
          </w:rPr>
          <w:t xml:space="preserve">Sri Rahayu NIM 23565013</w:t>
        </w:r>
      </w:ins>
    </w:p>
    <w:p w:rsidR="00000000" w:rsidDel="00000000" w:rsidP="00000000" w:rsidRDefault="00000000" w:rsidRPr="00000000" w14:paraId="0000011D">
      <w:pPr>
        <w:numPr>
          <w:ilvl w:val="0"/>
          <w:numId w:val="12"/>
        </w:numPr>
        <w:spacing w:after="0" w:afterAutospacing="0" w:before="0" w:beforeAutospacing="0"/>
        <w:ind w:left="720" w:hanging="360"/>
        <w:jc w:val="both"/>
        <w:rPr>
          <w:ins w:author="NIA RAHMAWATI" w:id="1" w:date="2024-11-22T09:56:45Z"/>
          <w:u w:val="none"/>
        </w:rPr>
      </w:pPr>
      <w:ins w:author="NIA RAHMAWATI" w:id="1" w:date="2024-11-22T09:56:45Z">
        <w:r w:rsidDel="00000000" w:rsidR="00000000" w:rsidRPr="00000000">
          <w:rPr>
            <w:rtl w:val="0"/>
          </w:rPr>
          <w:t xml:space="preserve">M. Iqbal Ramadhan NIM 22576004</w:t>
        </w:r>
      </w:ins>
    </w:p>
    <w:p w:rsidR="00000000" w:rsidDel="00000000" w:rsidP="00000000" w:rsidRDefault="00000000" w:rsidRPr="00000000" w14:paraId="0000011E">
      <w:pPr>
        <w:numPr>
          <w:ilvl w:val="0"/>
          <w:numId w:val="12"/>
        </w:numPr>
        <w:spacing w:after="0" w:afterAutospacing="0" w:before="0" w:beforeAutospacing="0"/>
        <w:ind w:left="720" w:hanging="360"/>
        <w:jc w:val="both"/>
        <w:rPr>
          <w:ins w:author="NIA RAHMAWATI" w:id="1" w:date="2024-11-22T09:56:45Z"/>
          <w:u w:val="none"/>
        </w:rPr>
      </w:pPr>
      <w:ins w:author="NIA RAHMAWATI" w:id="1" w:date="2024-11-22T09:56:45Z">
        <w:r w:rsidDel="00000000" w:rsidR="00000000" w:rsidRPr="00000000">
          <w:rPr>
            <w:rtl w:val="0"/>
          </w:rPr>
          <w:t xml:space="preserve">Ari Purnomo Aji Wibowo NIM 23565002</w:t>
        </w:r>
      </w:ins>
    </w:p>
    <w:p w:rsidR="00000000" w:rsidDel="00000000" w:rsidP="00000000" w:rsidRDefault="00000000" w:rsidRPr="00000000" w14:paraId="0000011F">
      <w:pPr>
        <w:numPr>
          <w:ilvl w:val="0"/>
          <w:numId w:val="12"/>
        </w:numPr>
        <w:spacing w:after="0" w:afterAutospacing="0" w:before="0" w:beforeAutospacing="0"/>
        <w:ind w:left="720" w:hanging="360"/>
        <w:jc w:val="both"/>
        <w:rPr>
          <w:ins w:author="NIA RAHMAWATI" w:id="1" w:date="2024-11-22T09:56:45Z"/>
          <w:u w:val="none"/>
        </w:rPr>
      </w:pPr>
      <w:ins w:author="NIA RAHMAWATI" w:id="1" w:date="2024-11-22T09:56:45Z">
        <w:r w:rsidDel="00000000" w:rsidR="00000000" w:rsidRPr="00000000">
          <w:rPr>
            <w:rtl w:val="0"/>
          </w:rPr>
          <w:t xml:space="preserve">Miftahudin Rifki NIM 19563003</w:t>
        </w:r>
      </w:ins>
    </w:p>
    <w:p w:rsidR="00000000" w:rsidDel="00000000" w:rsidP="00000000" w:rsidRDefault="00000000" w:rsidRPr="00000000" w14:paraId="00000120">
      <w:pPr>
        <w:numPr>
          <w:ilvl w:val="0"/>
          <w:numId w:val="12"/>
        </w:numPr>
        <w:spacing w:after="0" w:afterAutospacing="0" w:before="0" w:beforeAutospacing="0"/>
        <w:ind w:left="720" w:hanging="360"/>
        <w:jc w:val="both"/>
        <w:rPr>
          <w:ins w:author="NIA RAHMAWATI" w:id="1" w:date="2024-11-22T09:56:45Z"/>
          <w:u w:val="none"/>
        </w:rPr>
      </w:pPr>
      <w:ins w:author="NIA RAHMAWATI" w:id="1" w:date="2024-11-22T09:56:45Z">
        <w:r w:rsidDel="00000000" w:rsidR="00000000" w:rsidRPr="00000000">
          <w:rPr>
            <w:rtl w:val="0"/>
          </w:rPr>
          <w:t xml:space="preserve">Mohamad Cholid Saefullah NIM 23577020</w:t>
        </w:r>
      </w:ins>
    </w:p>
    <w:p w:rsidR="00000000" w:rsidDel="00000000" w:rsidP="00000000" w:rsidRDefault="00000000" w:rsidRPr="00000000" w14:paraId="00000121">
      <w:pPr>
        <w:numPr>
          <w:ilvl w:val="0"/>
          <w:numId w:val="12"/>
        </w:numPr>
        <w:spacing w:before="0" w:beforeAutospacing="0"/>
        <w:ind w:left="720" w:hanging="360"/>
        <w:jc w:val="both"/>
        <w:rPr>
          <w:ins w:author="NIA RAHMAWATI" w:id="1" w:date="2024-11-22T09:56:45Z"/>
          <w:u w:val="none"/>
        </w:rPr>
      </w:pPr>
      <w:ins w:author="NIA RAHMAWATI" w:id="1" w:date="2024-11-22T09:56:45Z">
        <w:r w:rsidDel="00000000" w:rsidR="00000000" w:rsidRPr="00000000">
          <w:rPr>
            <w:rtl w:val="0"/>
          </w:rPr>
          <w:t xml:space="preserve">Nia Rahmawati NIM 24565003</w:t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122">
      <w:pPr>
        <w:pStyle w:val="Heading1"/>
        <w:keepNext w:val="0"/>
        <w:keepLines w:val="0"/>
        <w:jc w:val="both"/>
        <w:rPr>
          <w:ins w:author="NIA RAHMAWATI" w:id="1" w:date="2024-11-22T09:56:45Z"/>
        </w:rPr>
      </w:pPr>
      <w:ins w:author="NIA RAHMAWATI" w:id="1" w:date="2024-11-22T09:56:45Z">
        <w:bookmarkStart w:colFirst="0" w:colLast="0" w:name="_on0icbe9pb06" w:id="51"/>
        <w:bookmarkEnd w:id="51"/>
        <w:r w:rsidDel="00000000" w:rsidR="00000000" w:rsidRPr="00000000">
          <w:rPr>
            <w:rtl w:val="0"/>
          </w:rPr>
          <w:t xml:space="preserve">AGENDA</w:t>
        </w:r>
      </w:ins>
    </w:p>
    <w:p w:rsidR="00000000" w:rsidDel="00000000" w:rsidP="00000000" w:rsidRDefault="00000000" w:rsidRPr="00000000" w14:paraId="00000123">
      <w:pPr>
        <w:pStyle w:val="Heading2"/>
        <w:keepNext w:val="0"/>
        <w:keepLines w:val="0"/>
        <w:jc w:val="both"/>
        <w:rPr>
          <w:ins w:author="NIA RAHMAWATI" w:id="1" w:date="2024-11-22T09:56:45Z"/>
          <w:sz w:val="22"/>
          <w:szCs w:val="22"/>
        </w:rPr>
      </w:pPr>
      <w:ins w:author="NIA RAHMAWATI" w:id="1" w:date="2024-11-22T09:56:45Z">
        <w:bookmarkStart w:colFirst="0" w:colLast="0" w:name="_8e0t8l6z6yw0" w:id="52"/>
        <w:bookmarkEnd w:id="52"/>
        <w:r w:rsidDel="00000000" w:rsidR="00000000" w:rsidRPr="00000000">
          <w:rPr>
            <w:sz w:val="22"/>
            <w:szCs w:val="22"/>
            <w:rtl w:val="0"/>
          </w:rPr>
          <w:t xml:space="preserve">Pembahasan User Interface</w:t>
        </w:r>
      </w:ins>
    </w:p>
    <w:p w:rsidR="00000000" w:rsidDel="00000000" w:rsidP="00000000" w:rsidRDefault="00000000" w:rsidRPr="00000000" w14:paraId="00000124">
      <w:pPr>
        <w:ind w:left="0" w:firstLine="0"/>
        <w:jc w:val="both"/>
        <w:rPr>
          <w:ins w:author="NIA RAHMAWATI" w:id="1" w:date="2024-11-22T09:56:45Z"/>
        </w:rPr>
      </w:pPr>
      <w:ins w:author="NIA RAHMAWATI" w:id="1" w:date="2024-11-22T09:56:45Z">
        <w:r w:rsidDel="00000000" w:rsidR="00000000" w:rsidRPr="00000000">
          <w:rPr>
            <w:rtl w:val="0"/>
          </w:rPr>
          <w:t xml:space="preserve">Perancangan UI Lanjutan</w:t>
        </w:r>
      </w:ins>
    </w:p>
    <w:p w:rsidR="00000000" w:rsidDel="00000000" w:rsidP="00000000" w:rsidRDefault="00000000" w:rsidRPr="00000000" w14:paraId="00000125">
      <w:pPr>
        <w:pStyle w:val="Heading1"/>
        <w:keepNext w:val="0"/>
        <w:keepLines w:val="0"/>
        <w:jc w:val="both"/>
        <w:rPr>
          <w:ins w:author="NIA RAHMAWATI" w:id="1" w:date="2024-11-22T09:56:45Z"/>
        </w:rPr>
      </w:pPr>
      <w:ins w:author="NIA RAHMAWATI" w:id="1" w:date="2024-11-22T09:56:45Z">
        <w:bookmarkStart w:colFirst="0" w:colLast="0" w:name="_36d326nroqd1" w:id="53"/>
        <w:bookmarkEnd w:id="53"/>
        <w:r w:rsidDel="00000000" w:rsidR="00000000" w:rsidRPr="00000000">
          <w:rPr>
            <w:rtl w:val="0"/>
          </w:rPr>
          <w:t xml:space="preserve">AGENDA MEETING BERIKUTNYA</w:t>
        </w:r>
      </w:ins>
    </w:p>
    <w:p w:rsidR="00000000" w:rsidDel="00000000" w:rsidP="00000000" w:rsidRDefault="00000000" w:rsidRPr="00000000" w14:paraId="00000126">
      <w:pPr>
        <w:pStyle w:val="Heading2"/>
        <w:keepNext w:val="0"/>
        <w:keepLines w:val="0"/>
        <w:jc w:val="both"/>
        <w:rPr>
          <w:ins w:author="NIA RAHMAWATI" w:id="1" w:date="2024-11-22T09:56:45Z"/>
        </w:rPr>
      </w:pPr>
      <w:ins w:author="NIA RAHMAWATI" w:id="1" w:date="2024-11-22T09:56:45Z">
        <w:bookmarkStart w:colFirst="0" w:colLast="0" w:name="_ul6vf3iqkgzx" w:id="54"/>
        <w:bookmarkEnd w:id="54"/>
        <w:r w:rsidDel="00000000" w:rsidR="00000000" w:rsidRPr="00000000">
          <w:rPr>
            <w:sz w:val="22"/>
            <w:szCs w:val="22"/>
            <w:rtl w:val="0"/>
          </w:rPr>
          <w:t xml:space="preserve">Jadwal meeting berikutnya</w:t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127">
      <w:pPr>
        <w:ind w:left="425.19685039370086" w:firstLine="0"/>
        <w:rPr>
          <w:ins w:author="NIA RAHMAWATI" w:id="1" w:date="2024-11-22T09:56:45Z"/>
        </w:rPr>
      </w:pPr>
      <w:ins w:author="NIA RAHMAWATI" w:id="1" w:date="2024-11-22T09:56:45Z">
        <w:r w:rsidDel="00000000" w:rsidR="00000000" w:rsidRPr="00000000">
          <w:rPr>
            <w:rtl w:val="0"/>
          </w:rPr>
          <w:t xml:space="preserve">Direncanakan meeting berikutnya dilaksanakan pada tanggal 29 November 2024 pukul 16.00 WIB.</w:t>
        </w:r>
      </w:ins>
    </w:p>
    <w:p w:rsidR="00000000" w:rsidDel="00000000" w:rsidP="00000000" w:rsidRDefault="00000000" w:rsidRPr="00000000" w14:paraId="00000128">
      <w:pPr>
        <w:pStyle w:val="Heading2"/>
        <w:keepNext w:val="0"/>
        <w:keepLines w:val="0"/>
        <w:jc w:val="both"/>
        <w:rPr>
          <w:ins w:author="NIA RAHMAWATI" w:id="1" w:date="2024-11-22T09:56:45Z"/>
        </w:rPr>
      </w:pPr>
      <w:ins w:author="NIA RAHMAWATI" w:id="1" w:date="2024-11-22T09:56:45Z">
        <w:bookmarkStart w:colFirst="0" w:colLast="0" w:name="_rn8hgyzhbo76" w:id="55"/>
        <w:bookmarkEnd w:id="55"/>
        <w:r w:rsidDel="00000000" w:rsidR="00000000" w:rsidRPr="00000000">
          <w:rPr>
            <w:sz w:val="22"/>
            <w:szCs w:val="22"/>
            <w:rtl w:val="0"/>
          </w:rPr>
          <w:t xml:space="preserve">Agenda meeting berikutnya</w:t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129">
      <w:pPr>
        <w:ind w:left="0" w:firstLine="0"/>
        <w:jc w:val="both"/>
        <w:rPr>
          <w:ins w:author="NIA RAHMAWATI" w:id="1" w:date="2024-11-22T09:56:45Z"/>
        </w:rPr>
      </w:pPr>
      <w:ins w:author="NIA RAHMAWATI" w:id="1" w:date="2024-11-22T09:56:45Z">
        <w:r w:rsidDel="00000000" w:rsidR="00000000" w:rsidRPr="00000000">
          <w:rPr>
            <w:rtl w:val="0"/>
          </w:rPr>
          <w:t xml:space="preserve">Membahas UI untuk:</w:t>
        </w:r>
      </w:ins>
    </w:p>
    <w:p w:rsidR="00000000" w:rsidDel="00000000" w:rsidP="00000000" w:rsidRDefault="00000000" w:rsidRPr="00000000" w14:paraId="0000012A">
      <w:pPr>
        <w:numPr>
          <w:ilvl w:val="0"/>
          <w:numId w:val="8"/>
        </w:numPr>
        <w:spacing w:after="0" w:afterAutospacing="0"/>
        <w:ind w:left="720" w:hanging="360"/>
        <w:jc w:val="both"/>
        <w:rPr>
          <w:ins w:author="NIA RAHMAWATI" w:id="1" w:date="2024-11-22T09:56:45Z"/>
        </w:rPr>
      </w:pPr>
      <w:ins w:author="NIA RAHMAWATI" w:id="1" w:date="2024-11-22T09:56:45Z">
        <w:r w:rsidDel="00000000" w:rsidR="00000000" w:rsidRPr="00000000">
          <w:rPr>
            <w:rtl w:val="0"/>
          </w:rPr>
          <w:t xml:space="preserve">Menu awal (home), </w:t>
        </w:r>
      </w:ins>
    </w:p>
    <w:p w:rsidR="00000000" w:rsidDel="00000000" w:rsidP="00000000" w:rsidRDefault="00000000" w:rsidRPr="00000000" w14:paraId="0000012B">
      <w:pPr>
        <w:numPr>
          <w:ilvl w:val="0"/>
          <w:numId w:val="8"/>
        </w:numPr>
        <w:spacing w:after="0" w:afterAutospacing="0" w:before="0" w:beforeAutospacing="0"/>
        <w:ind w:left="720" w:hanging="360"/>
        <w:jc w:val="both"/>
        <w:rPr>
          <w:ins w:author="NIA RAHMAWATI" w:id="1" w:date="2024-11-22T09:56:45Z"/>
        </w:rPr>
      </w:pPr>
      <w:ins w:author="NIA RAHMAWATI" w:id="1" w:date="2024-11-22T09:56:45Z">
        <w:r w:rsidDel="00000000" w:rsidR="00000000" w:rsidRPr="00000000">
          <w:rPr>
            <w:rtl w:val="0"/>
          </w:rPr>
          <w:t xml:space="preserve">Menu about</w:t>
        </w:r>
      </w:ins>
    </w:p>
    <w:p w:rsidR="00000000" w:rsidDel="00000000" w:rsidP="00000000" w:rsidRDefault="00000000" w:rsidRPr="00000000" w14:paraId="0000012C">
      <w:pPr>
        <w:numPr>
          <w:ilvl w:val="0"/>
          <w:numId w:val="8"/>
        </w:numPr>
        <w:spacing w:before="0" w:beforeAutospacing="0"/>
        <w:ind w:left="720" w:hanging="360"/>
        <w:jc w:val="both"/>
        <w:rPr>
          <w:ins w:author="NIA RAHMAWATI" w:id="1" w:date="2024-11-22T09:56:45Z"/>
        </w:rPr>
      </w:pPr>
      <w:ins w:author="NIA RAHMAWATI" w:id="1" w:date="2024-11-22T09:56:45Z">
        <w:r w:rsidDel="00000000" w:rsidR="00000000" w:rsidRPr="00000000">
          <w:rPr>
            <w:rtl w:val="0"/>
          </w:rPr>
          <w:t xml:space="preserve">Menu package</w:t>
        </w:r>
      </w:ins>
    </w:p>
    <w:p w:rsidR="00000000" w:rsidDel="00000000" w:rsidP="00000000" w:rsidRDefault="00000000" w:rsidRPr="00000000" w14:paraId="0000012D">
      <w:pPr>
        <w:pStyle w:val="Heading2"/>
        <w:keepNext w:val="0"/>
        <w:keepLines w:val="0"/>
        <w:jc w:val="both"/>
        <w:rPr>
          <w:ins w:author="NIA RAHMAWATI" w:id="1" w:date="2024-11-22T09:56:45Z"/>
        </w:rPr>
      </w:pPr>
      <w:ins w:author="NIA RAHMAWATI" w:id="1" w:date="2024-11-22T09:56:45Z">
        <w:bookmarkStart w:colFirst="0" w:colLast="0" w:name="_nrqrjb87v1ys" w:id="56"/>
        <w:bookmarkEnd w:id="56"/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12E">
      <w:pPr>
        <w:pStyle w:val="Heading2"/>
        <w:keepNext w:val="0"/>
        <w:keepLines w:val="0"/>
        <w:jc w:val="both"/>
        <w:rPr>
          <w:ins w:author="NIA RAHMAWATI" w:id="1" w:date="2024-11-22T09:56:45Z"/>
        </w:rPr>
      </w:pPr>
      <w:ins w:author="NIA RAHMAWATI" w:id="1" w:date="2024-11-22T09:56:45Z">
        <w:bookmarkStart w:colFirst="0" w:colLast="0" w:name="_gxy1avp1yvow" w:id="57"/>
        <w:bookmarkEnd w:id="57"/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12F">
      <w:pPr>
        <w:pStyle w:val="Heading2"/>
        <w:keepNext w:val="0"/>
        <w:keepLines w:val="0"/>
        <w:jc w:val="both"/>
        <w:rPr>
          <w:ins w:author="NIA RAHMAWATI" w:id="1" w:date="2024-11-22T09:56:45Z"/>
        </w:rPr>
      </w:pPr>
      <w:ins w:author="NIA RAHMAWATI" w:id="1" w:date="2024-11-22T09:56:45Z">
        <w:bookmarkStart w:colFirst="0" w:colLast="0" w:name="_4sz5bykcyw4q" w:id="58"/>
        <w:bookmarkEnd w:id="58"/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130">
      <w:pPr>
        <w:pStyle w:val="Heading2"/>
        <w:keepNext w:val="0"/>
        <w:keepLines w:val="0"/>
        <w:jc w:val="both"/>
        <w:rPr>
          <w:ins w:author="NIA RAHMAWATI" w:id="1" w:date="2024-11-22T09:56:45Z"/>
        </w:rPr>
      </w:pPr>
      <w:ins w:author="NIA RAHMAWATI" w:id="1" w:date="2024-11-22T09:56:45Z">
        <w:bookmarkStart w:colFirst="0" w:colLast="0" w:name="_nbxpqb5gtj6s" w:id="59"/>
        <w:bookmarkEnd w:id="59"/>
        <w:r w:rsidDel="00000000" w:rsidR="00000000" w:rsidRPr="00000000">
          <w:rPr>
            <w:rtl w:val="0"/>
          </w:rPr>
          <w:t xml:space="preserve">Dokumentasi Google meet: 22 November 2024</w:t>
        </w:r>
      </w:ins>
    </w:p>
    <w:p w:rsidR="00000000" w:rsidDel="00000000" w:rsidP="00000000" w:rsidRDefault="00000000" w:rsidRPr="00000000" w14:paraId="00000131">
      <w:pPr>
        <w:ind w:left="0" w:firstLine="0"/>
        <w:jc w:val="both"/>
        <w:rPr>
          <w:ins w:author="NIA RAHMAWATI" w:id="1" w:date="2024-11-22T09:56:45Z"/>
        </w:rPr>
      </w:pPr>
      <w:ins w:author="NIA RAHMAWATI" w:id="1" w:date="2024-11-22T09:56:45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132">
      <w:pPr>
        <w:ind w:left="0" w:firstLine="0"/>
        <w:jc w:val="both"/>
        <w:rPr/>
      </w:pPr>
      <w:ins w:author="NIA RAHMAWATI" w:id="1" w:date="2024-11-22T09:56:45Z">
        <w:r w:rsidDel="00000000" w:rsidR="00000000" w:rsidRPr="00000000">
          <w:rPr/>
          <w:drawing>
            <wp:inline distB="114300" distT="114300" distL="114300" distR="114300">
              <wp:extent cx="5943600" cy="2857500"/>
              <wp:effectExtent b="0" l="0" r="0" t="0"/>
              <wp:docPr id="21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1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857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before="0" w:line="240" w:lineRule="auto"/>
        <w:jc w:val="both"/>
        <w:rPr>
          <w:rFonts w:ascii="Oswald" w:cs="Oswald" w:eastAsia="Oswald" w:hAnsi="Oswald"/>
          <w:color w:val="666666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color w:val="666666"/>
          <w:sz w:val="28"/>
          <w:szCs w:val="28"/>
          <w:rtl w:val="0"/>
        </w:rPr>
        <w:t xml:space="preserve">Minutes of Meeting</w:t>
      </w:r>
    </w:p>
    <w:p w:rsidR="00000000" w:rsidDel="00000000" w:rsidP="00000000" w:rsidRDefault="00000000" w:rsidRPr="00000000" w14:paraId="00000142">
      <w:pPr>
        <w:pStyle w:val="Title"/>
        <w:keepNext w:val="0"/>
        <w:keepLines w:val="0"/>
        <w:jc w:val="both"/>
        <w:rPr>
          <w:color w:val="666666"/>
        </w:rPr>
      </w:pPr>
      <w:bookmarkStart w:colFirst="0" w:colLast="0" w:name="_mqbfmwxyw99o" w:id="60"/>
      <w:bookmarkEnd w:id="60"/>
      <w:r w:rsidDel="00000000" w:rsidR="00000000" w:rsidRPr="00000000">
        <w:rPr>
          <w:rtl w:val="0"/>
        </w:rPr>
        <w:t xml:space="preserve">Kelompok 2 - </w:t>
      </w:r>
      <w:r w:rsidDel="00000000" w:rsidR="00000000" w:rsidRPr="00000000">
        <w:rPr>
          <w:color w:val="666666"/>
          <w:rtl w:val="0"/>
        </w:rPr>
        <w:t xml:space="preserve">29/11/2024</w:t>
      </w:r>
    </w:p>
    <w:p w:rsidR="00000000" w:rsidDel="00000000" w:rsidP="00000000" w:rsidRDefault="00000000" w:rsidRPr="00000000" w14:paraId="00000143">
      <w:pPr>
        <w:spacing w:before="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50800"/>
            <wp:effectExtent b="0" l="0" r="0" t="0"/>
            <wp:docPr descr="garis horizontal" id="18" name="image1.png"/>
            <a:graphic>
              <a:graphicData uri="http://schemas.openxmlformats.org/drawingml/2006/picture">
                <pic:pic>
                  <pic:nvPicPr>
                    <pic:cNvPr descr="garis horizontal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Subtitle"/>
        <w:keepNext w:val="0"/>
        <w:keepLines w:val="0"/>
        <w:jc w:val="both"/>
        <w:rPr>
          <w:sz w:val="22"/>
          <w:szCs w:val="22"/>
        </w:rPr>
      </w:pPr>
      <w:bookmarkStart w:colFirst="0" w:colLast="0" w:name="_o9d9uf3atbws" w:id="61"/>
      <w:bookmarkEnd w:id="61"/>
      <w:r w:rsidDel="00000000" w:rsidR="00000000" w:rsidRPr="00000000">
        <w:rPr>
          <w:sz w:val="22"/>
          <w:szCs w:val="22"/>
          <w:rtl w:val="0"/>
        </w:rPr>
        <w:t xml:space="preserve"> 29 November 2024 / 16.00 WIB / Google Meet </w:t>
      </w:r>
    </w:p>
    <w:p w:rsidR="00000000" w:rsidDel="00000000" w:rsidP="00000000" w:rsidRDefault="00000000" w:rsidRPr="00000000" w14:paraId="00000145">
      <w:pPr>
        <w:pStyle w:val="Heading1"/>
        <w:keepNext w:val="0"/>
        <w:keepLines w:val="0"/>
        <w:jc w:val="both"/>
        <w:rPr/>
      </w:pPr>
      <w:bookmarkStart w:colFirst="0" w:colLast="0" w:name="_31l936dy6js7" w:id="62"/>
      <w:bookmarkEnd w:id="62"/>
      <w:r w:rsidDel="00000000" w:rsidR="00000000" w:rsidRPr="00000000">
        <w:rPr>
          <w:rtl w:val="0"/>
        </w:rPr>
        <w:t xml:space="preserve">PESERTA</w:t>
      </w:r>
    </w:p>
    <w:p w:rsidR="00000000" w:rsidDel="00000000" w:rsidP="00000000" w:rsidRDefault="00000000" w:rsidRPr="00000000" w14:paraId="00000146">
      <w:pPr>
        <w:numPr>
          <w:ilvl w:val="0"/>
          <w:numId w:val="25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Sri Rahayu NIM 23565013</w:t>
      </w:r>
    </w:p>
    <w:p w:rsidR="00000000" w:rsidDel="00000000" w:rsidP="00000000" w:rsidRDefault="00000000" w:rsidRPr="00000000" w14:paraId="00000147">
      <w:pPr>
        <w:numPr>
          <w:ilvl w:val="0"/>
          <w:numId w:val="25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M. Iqbal Ramadhan NIM 22576004</w:t>
      </w:r>
    </w:p>
    <w:p w:rsidR="00000000" w:rsidDel="00000000" w:rsidP="00000000" w:rsidRDefault="00000000" w:rsidRPr="00000000" w14:paraId="00000148">
      <w:pPr>
        <w:numPr>
          <w:ilvl w:val="0"/>
          <w:numId w:val="25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Edu Paul Matanari NIM 23565006</w:t>
      </w:r>
    </w:p>
    <w:p w:rsidR="00000000" w:rsidDel="00000000" w:rsidP="00000000" w:rsidRDefault="00000000" w:rsidRPr="00000000" w14:paraId="00000149">
      <w:pPr>
        <w:numPr>
          <w:ilvl w:val="0"/>
          <w:numId w:val="25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Ari Purnomo Aji Wibowo NIM 23565002</w:t>
      </w:r>
    </w:p>
    <w:p w:rsidR="00000000" w:rsidDel="00000000" w:rsidP="00000000" w:rsidRDefault="00000000" w:rsidRPr="00000000" w14:paraId="0000014A">
      <w:pPr>
        <w:numPr>
          <w:ilvl w:val="0"/>
          <w:numId w:val="25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Miftahudin Rifki NIM 19563003</w:t>
      </w:r>
    </w:p>
    <w:p w:rsidR="00000000" w:rsidDel="00000000" w:rsidP="00000000" w:rsidRDefault="00000000" w:rsidRPr="00000000" w14:paraId="0000014B">
      <w:pPr>
        <w:numPr>
          <w:ilvl w:val="0"/>
          <w:numId w:val="25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Mohamad Cholid Saefullah NIM 23577020</w:t>
      </w:r>
    </w:p>
    <w:p w:rsidR="00000000" w:rsidDel="00000000" w:rsidP="00000000" w:rsidRDefault="00000000" w:rsidRPr="00000000" w14:paraId="0000014C">
      <w:pPr>
        <w:numPr>
          <w:ilvl w:val="0"/>
          <w:numId w:val="25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Miguellino Delfiero Leon NIM 20562002</w:t>
      </w:r>
    </w:p>
    <w:p w:rsidR="00000000" w:rsidDel="00000000" w:rsidP="00000000" w:rsidRDefault="00000000" w:rsidRPr="00000000" w14:paraId="0000014D">
      <w:pPr>
        <w:numPr>
          <w:ilvl w:val="0"/>
          <w:numId w:val="25"/>
        </w:numPr>
        <w:spacing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Nia Rahmawati NIM 24565003</w:t>
      </w:r>
    </w:p>
    <w:p w:rsidR="00000000" w:rsidDel="00000000" w:rsidP="00000000" w:rsidRDefault="00000000" w:rsidRPr="00000000" w14:paraId="0000014E">
      <w:pPr>
        <w:pStyle w:val="Heading1"/>
        <w:keepNext w:val="0"/>
        <w:keepLines w:val="0"/>
        <w:jc w:val="both"/>
        <w:rPr/>
      </w:pPr>
      <w:bookmarkStart w:colFirst="0" w:colLast="0" w:name="_go5gbrdzjwzd" w:id="63"/>
      <w:bookmarkEnd w:id="63"/>
      <w:r w:rsidDel="00000000" w:rsidR="00000000" w:rsidRPr="00000000">
        <w:rPr>
          <w:rtl w:val="0"/>
        </w:rPr>
        <w:t xml:space="preserve">AGENDA</w:t>
      </w:r>
    </w:p>
    <w:p w:rsidR="00000000" w:rsidDel="00000000" w:rsidP="00000000" w:rsidRDefault="00000000" w:rsidRPr="00000000" w14:paraId="0000014F">
      <w:pPr>
        <w:pStyle w:val="Heading2"/>
        <w:keepNext w:val="0"/>
        <w:keepLines w:val="0"/>
        <w:jc w:val="both"/>
        <w:rPr>
          <w:sz w:val="22"/>
          <w:szCs w:val="22"/>
        </w:rPr>
      </w:pPr>
      <w:bookmarkStart w:colFirst="0" w:colLast="0" w:name="_sgrk8v5admxa" w:id="64"/>
      <w:bookmarkEnd w:id="64"/>
      <w:r w:rsidDel="00000000" w:rsidR="00000000" w:rsidRPr="00000000">
        <w:rPr>
          <w:sz w:val="22"/>
          <w:szCs w:val="22"/>
          <w:rtl w:val="0"/>
        </w:rPr>
        <w:t xml:space="preserve">Pembahasan User Interface</w:t>
      </w:r>
    </w:p>
    <w:p w:rsidR="00000000" w:rsidDel="00000000" w:rsidP="00000000" w:rsidRDefault="00000000" w:rsidRPr="00000000" w14:paraId="00000150">
      <w:pPr>
        <w:jc w:val="both"/>
        <w:rPr/>
      </w:pPr>
      <w:r w:rsidDel="00000000" w:rsidR="00000000" w:rsidRPr="00000000">
        <w:rPr>
          <w:rtl w:val="0"/>
        </w:rPr>
        <w:t xml:space="preserve">Pembahasan UI untuk menu awal (home), about dan package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1"/>
        <w:keepNext w:val="0"/>
        <w:keepLines w:val="0"/>
        <w:jc w:val="both"/>
        <w:rPr/>
      </w:pPr>
      <w:bookmarkStart w:colFirst="0" w:colLast="0" w:name="_78vfw1mvv7" w:id="65"/>
      <w:bookmarkEnd w:id="65"/>
      <w:r w:rsidDel="00000000" w:rsidR="00000000" w:rsidRPr="00000000">
        <w:rPr>
          <w:rtl w:val="0"/>
        </w:rPr>
        <w:t xml:space="preserve">AGENDA MEETING BERIKUTNYA</w:t>
      </w:r>
    </w:p>
    <w:p w:rsidR="00000000" w:rsidDel="00000000" w:rsidP="00000000" w:rsidRDefault="00000000" w:rsidRPr="00000000" w14:paraId="00000152">
      <w:pPr>
        <w:pStyle w:val="Heading2"/>
        <w:keepNext w:val="0"/>
        <w:keepLines w:val="0"/>
        <w:jc w:val="both"/>
        <w:rPr/>
      </w:pPr>
      <w:bookmarkStart w:colFirst="0" w:colLast="0" w:name="_j6oor4ilmw99" w:id="66"/>
      <w:bookmarkEnd w:id="66"/>
      <w:r w:rsidDel="00000000" w:rsidR="00000000" w:rsidRPr="00000000">
        <w:rPr>
          <w:sz w:val="22"/>
          <w:szCs w:val="22"/>
          <w:rtl w:val="0"/>
        </w:rPr>
        <w:t xml:space="preserve">Jadwal meeting berikutnya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425.19685039370086" w:firstLine="0"/>
        <w:rPr/>
      </w:pPr>
      <w:r w:rsidDel="00000000" w:rsidR="00000000" w:rsidRPr="00000000">
        <w:rPr>
          <w:rtl w:val="0"/>
        </w:rPr>
        <w:t xml:space="preserve">Direncanakan meeting berikutnya dilaksanakan pada tanggal 30 November 2024 pukul 13.00 WIB.</w:t>
      </w:r>
    </w:p>
    <w:p w:rsidR="00000000" w:rsidDel="00000000" w:rsidP="00000000" w:rsidRDefault="00000000" w:rsidRPr="00000000" w14:paraId="00000154">
      <w:pPr>
        <w:pStyle w:val="Heading2"/>
        <w:keepNext w:val="0"/>
        <w:keepLines w:val="0"/>
        <w:jc w:val="both"/>
        <w:rPr/>
      </w:pPr>
      <w:bookmarkStart w:colFirst="0" w:colLast="0" w:name="_s0ci7f7z5tbr" w:id="67"/>
      <w:bookmarkEnd w:id="67"/>
      <w:r w:rsidDel="00000000" w:rsidR="00000000" w:rsidRPr="00000000">
        <w:rPr>
          <w:sz w:val="22"/>
          <w:szCs w:val="22"/>
          <w:rtl w:val="0"/>
        </w:rPr>
        <w:t xml:space="preserve">Agenda meeting berikutnya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both"/>
        <w:rPr/>
      </w:pPr>
      <w:r w:rsidDel="00000000" w:rsidR="00000000" w:rsidRPr="00000000">
        <w:rPr>
          <w:rtl w:val="0"/>
        </w:rPr>
        <w:t xml:space="preserve">Membahas UI untuk:</w:t>
      </w:r>
    </w:p>
    <w:p w:rsidR="00000000" w:rsidDel="00000000" w:rsidP="00000000" w:rsidRDefault="00000000" w:rsidRPr="00000000" w14:paraId="00000156">
      <w:pPr>
        <w:numPr>
          <w:ilvl w:val="0"/>
          <w:numId w:val="8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Menu Contact </w:t>
      </w:r>
    </w:p>
    <w:p w:rsidR="00000000" w:rsidDel="00000000" w:rsidP="00000000" w:rsidRDefault="00000000" w:rsidRPr="00000000" w14:paraId="00000157">
      <w:pPr>
        <w:numPr>
          <w:ilvl w:val="0"/>
          <w:numId w:val="8"/>
        </w:numPr>
        <w:spacing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Menu Book Now</w:t>
      </w:r>
    </w:p>
    <w:p w:rsidR="00000000" w:rsidDel="00000000" w:rsidP="00000000" w:rsidRDefault="00000000" w:rsidRPr="00000000" w14:paraId="00000158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2"/>
        <w:keepNext w:val="0"/>
        <w:keepLines w:val="0"/>
        <w:jc w:val="both"/>
        <w:rPr/>
      </w:pPr>
      <w:bookmarkStart w:colFirst="0" w:colLast="0" w:name="_cav47fbhuwb" w:id="68"/>
      <w:bookmarkEnd w:id="68"/>
      <w:r w:rsidDel="00000000" w:rsidR="00000000" w:rsidRPr="00000000">
        <w:rPr>
          <w:rtl w:val="0"/>
        </w:rPr>
        <w:t xml:space="preserve">Dokumentasi Google meet: 29 November 2024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Work Breakdown Structure (WBS)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1. Perencanaan Proyek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 - 1.1 Identifikasi Kebutuhan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 - 1.2 Penentuan Ruang Lingkup Proyek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- 1.3 Penyusunan Tim Proyek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- 1.4 Penyusunan Anggaran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 - 1.5 Penyusunan Jadwal Proyek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 - 1.6 Penyusunan Dokumen Proyek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2. Analisis Sistem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- 2.1 Analisis Kebutuhan Pengguna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 - 2.2 Studi Kelayakan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 - 2.3 Penyusunan Dokumen Spesifikasi Sistem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 - 2.4 Validasi dan Persetujuan Dokumen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3. Desain Sistem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   - 3.1 Desain Arsitektur Sistem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     - 3.1.1 Desain Backend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   - 3.1.2 Desain Frontend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    - 3.1.3 Desain Database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   - 3.2 Desain Antarmuka Pengguna (UI/UX)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   - 3.2.1 Wireframe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     - 3.2.2 Prototype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 - 3.3 Validasi dan Revisi Desain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4. Pengembangan Sistem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 - 4.1 Pengembangan Backend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     - 4.1.1 Integrasi Sistem Live Streaming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   - 4.1.2 Pengaturan Otentikasi dan Keamanan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   - 4.1.3 Pembuatan API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 - 4.2 Pengembangan Frontend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   - 4.2.1 Dashboard Admin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     - 4.2.2 Antarmuka Pengguna (Client dan Organizer)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- 4.3 Pembuatan Database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     - 4.3.1 Struktur Database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    - 4.3.2 Migrasi dan Integrasi Data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   - 4.4 Integrasi Sistem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5. Pengujian Sistem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  - 5.1 Pengujian Fungsional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 - 5.2 Pengujian Kinerja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   - 5.3 Pengujian Keamanan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 - 5.4 Uji Pengguna (User Acceptance Test - UAT)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- 5.5 Perbaikan dan Optimalisasi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6. Implementasi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   - 6.1 Deployment Sistem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   - 6.2 Pelatihan Pengguna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 - 6.3 Dokumentasi Sistem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7. Pemeliharaan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 - 7.1 Monitoring Sistem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 - 7.2 Penanganan Bug dan Error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- 7.3 Pengembangan Fitur Baru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- 7.4 Penyediaan Layanan Bantuan (Support)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8. Penutupan Proyek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 - 8.1 Evaluasi Proyek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 - 8.2 Penyusunan Laporan Akhir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- 8.3 Penyerahan Proyek ke Klien</w:t>
      </w:r>
      <w:r w:rsidDel="00000000" w:rsidR="00000000" w:rsidRPr="00000000">
        <w:rPr>
          <w:rtl w:val="0"/>
        </w:rPr>
      </w:r>
    </w:p>
    <w:sectPr>
      <w:footerReference r:id="rId21" w:type="default"/>
      <w:pgSz w:h="15840" w:w="12240" w:orient="portrait"/>
      <w:pgMar w:bottom="1080" w:top="108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B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Source Code Pro" w:cs="Source Code Pro" w:eastAsia="Source Code Pro" w:hAnsi="Source Code Pro"/>
        <w:color w:val="424242"/>
        <w:lang w:val="en"/>
      </w:rPr>
    </w:rPrDefault>
    <w:pPrDefault>
      <w:pPr>
        <w:spacing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="240" w:lineRule="auto"/>
    </w:pPr>
    <w:rPr>
      <w:rFonts w:ascii="Oswald" w:cs="Oswald" w:eastAsia="Oswald" w:hAnsi="Oswald"/>
      <w:color w:val="424242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rFonts w:ascii="Source Code Pro" w:cs="Source Code Pro" w:eastAsia="Source Code Pro" w:hAnsi="Source Code Pro"/>
      <w:b w:val="1"/>
      <w:color w:val="e31c6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320" w:line="360" w:lineRule="auto"/>
    </w:pPr>
    <w:rPr>
      <w:rFonts w:ascii="Oswald" w:cs="Oswald" w:eastAsia="Oswald" w:hAnsi="Oswald"/>
      <w:color w:val="42424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line="240" w:lineRule="auto"/>
    </w:pPr>
    <w:rPr>
      <w:rFonts w:ascii="Oswald" w:cs="Oswald" w:eastAsia="Oswald" w:hAnsi="Oswald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120" w:lineRule="auto"/>
    </w:pPr>
    <w:rPr>
      <w:rFonts w:ascii="Source Code Pro" w:cs="Source Code Pro" w:eastAsia="Source Code Pro" w:hAnsi="Source Code Pro"/>
      <w:b w:val="1"/>
      <w:color w:val="e31c6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21" Type="http://schemas.openxmlformats.org/officeDocument/2006/relationships/footer" Target="footer1.xml"/><Relationship Id="rId13" Type="http://schemas.openxmlformats.org/officeDocument/2006/relationships/image" Target="media/image14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2.png"/><Relationship Id="rId17" Type="http://schemas.openxmlformats.org/officeDocument/2006/relationships/image" Target="media/image12.jp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